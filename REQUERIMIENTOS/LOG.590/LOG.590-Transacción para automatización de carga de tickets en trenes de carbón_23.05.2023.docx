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AB95B" w14:textId="0823FB18" w:rsidR="008D0192" w:rsidRDefault="007304D5" w:rsidP="004B36BA">
      <w:pPr>
        <w:pStyle w:val="Lista1"/>
        <w:numPr>
          <w:ilvl w:val="0"/>
          <w:numId w:val="0"/>
        </w:numPr>
        <w:ind w:left="360"/>
      </w:pPr>
      <w:ins w:id="0" w:author="TEVES, LEONARDO ALBERTO" w:date="2023-06-09T11:31:00Z">
        <w:r>
          <w:tab/>
        </w:r>
      </w:ins>
    </w:p>
    <w:p w14:paraId="3F15CEE5" w14:textId="77777777" w:rsidR="008D0192" w:rsidRDefault="008D0192" w:rsidP="008D0192">
      <w:pPr>
        <w:spacing w:after="0" w:line="259" w:lineRule="auto"/>
        <w:jc w:val="left"/>
      </w:pPr>
    </w:p>
    <w:p w14:paraId="42AF042D" w14:textId="77777777" w:rsidR="00A47CD2" w:rsidRDefault="00A47CD2" w:rsidP="00523F3F">
      <w:pPr>
        <w:spacing w:after="0"/>
        <w:jc w:val="center"/>
      </w:pPr>
    </w:p>
    <w:p w14:paraId="4F401C25" w14:textId="77777777" w:rsidR="00523F3F" w:rsidRPr="008D0192" w:rsidRDefault="00523F3F" w:rsidP="00812375">
      <w:pPr>
        <w:spacing w:after="0"/>
        <w:jc w:val="center"/>
        <w:rPr>
          <w:b/>
          <w:color w:val="4F81BD" w:themeColor="accent1"/>
          <w:sz w:val="48"/>
          <w:szCs w:val="56"/>
        </w:rPr>
      </w:pPr>
    </w:p>
    <w:p w14:paraId="6984A390" w14:textId="5D8554F6" w:rsidR="00523F3F" w:rsidRPr="008D0192" w:rsidRDefault="00C5308F" w:rsidP="00C5308F">
      <w:pPr>
        <w:tabs>
          <w:tab w:val="left" w:pos="6930"/>
        </w:tabs>
        <w:spacing w:after="0"/>
        <w:jc w:val="left"/>
        <w:rPr>
          <w:b/>
          <w:color w:val="4F81BD" w:themeColor="accent1"/>
          <w:sz w:val="48"/>
          <w:szCs w:val="56"/>
        </w:rPr>
      </w:pPr>
      <w:r>
        <w:rPr>
          <w:b/>
          <w:color w:val="4F81BD" w:themeColor="accent1"/>
          <w:sz w:val="48"/>
          <w:szCs w:val="56"/>
        </w:rPr>
        <w:tab/>
      </w:r>
    </w:p>
    <w:p w14:paraId="2083A946" w14:textId="77777777" w:rsidR="008D0192" w:rsidRPr="008D0192" w:rsidRDefault="008D0192" w:rsidP="00523F3F">
      <w:pPr>
        <w:spacing w:after="0"/>
        <w:jc w:val="left"/>
        <w:rPr>
          <w:b/>
          <w:color w:val="4F81BD" w:themeColor="accent1"/>
          <w:sz w:val="48"/>
          <w:szCs w:val="56"/>
        </w:rPr>
      </w:pPr>
    </w:p>
    <w:p w14:paraId="7601B3B9" w14:textId="77777777" w:rsidR="008D0192" w:rsidRPr="008D0192" w:rsidRDefault="00A33CB2" w:rsidP="00523F3F">
      <w:pPr>
        <w:spacing w:after="0"/>
        <w:jc w:val="left"/>
        <w:rPr>
          <w:b/>
          <w:color w:val="4F81BD" w:themeColor="accent1"/>
          <w:sz w:val="48"/>
          <w:szCs w:val="56"/>
        </w:rPr>
      </w:pPr>
      <w:r w:rsidRPr="00F1168D">
        <w:rPr>
          <w:rFonts w:cs="Arial"/>
          <w:noProof/>
        </w:rPr>
        <w:drawing>
          <wp:anchor distT="0" distB="0" distL="114300" distR="114300" simplePos="0" relativeHeight="251658240" behindDoc="1" locked="0" layoutInCell="1" allowOverlap="1" wp14:anchorId="1FEEF21C" wp14:editId="2CCAEB73">
            <wp:simplePos x="0" y="0"/>
            <wp:positionH relativeFrom="margin">
              <wp:align>center</wp:align>
            </wp:positionH>
            <wp:positionV relativeFrom="paragraph">
              <wp:posOffset>125008</wp:posOffset>
            </wp:positionV>
            <wp:extent cx="1943735" cy="738505"/>
            <wp:effectExtent l="0" t="0" r="0" b="4445"/>
            <wp:wrapTight wrapText="bothSides">
              <wp:wrapPolygon edited="0">
                <wp:start x="635" y="0"/>
                <wp:lineTo x="0" y="2229"/>
                <wp:lineTo x="0" y="18944"/>
                <wp:lineTo x="635" y="21173"/>
                <wp:lineTo x="20534" y="21173"/>
                <wp:lineTo x="20534" y="8915"/>
                <wp:lineTo x="21381" y="3343"/>
                <wp:lineTo x="21381" y="0"/>
                <wp:lineTo x="635"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Imagen"/>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3735" cy="738505"/>
                    </a:xfrm>
                    <a:prstGeom prst="rect">
                      <a:avLst/>
                    </a:prstGeom>
                  </pic:spPr>
                </pic:pic>
              </a:graphicData>
            </a:graphic>
          </wp:anchor>
        </w:drawing>
      </w:r>
    </w:p>
    <w:p w14:paraId="3A58C37B" w14:textId="77777777" w:rsidR="00523F3F" w:rsidRDefault="00E53581" w:rsidP="00E53581">
      <w:pPr>
        <w:tabs>
          <w:tab w:val="left" w:pos="6020"/>
        </w:tabs>
        <w:spacing w:after="0"/>
        <w:jc w:val="left"/>
        <w:rPr>
          <w:b/>
          <w:color w:val="4F81BD" w:themeColor="accent1"/>
          <w:sz w:val="48"/>
          <w:szCs w:val="56"/>
        </w:rPr>
      </w:pPr>
      <w:r>
        <w:rPr>
          <w:b/>
          <w:color w:val="4F81BD" w:themeColor="accent1"/>
          <w:sz w:val="48"/>
          <w:szCs w:val="56"/>
        </w:rPr>
        <w:tab/>
      </w:r>
    </w:p>
    <w:p w14:paraId="7A502883" w14:textId="77777777" w:rsidR="00E53581" w:rsidRDefault="00E53581" w:rsidP="00E53581">
      <w:pPr>
        <w:tabs>
          <w:tab w:val="left" w:pos="6020"/>
        </w:tabs>
        <w:spacing w:after="0"/>
        <w:jc w:val="left"/>
        <w:rPr>
          <w:b/>
          <w:color w:val="4F81BD" w:themeColor="accent1"/>
          <w:sz w:val="48"/>
          <w:szCs w:val="56"/>
        </w:rPr>
      </w:pPr>
    </w:p>
    <w:p w14:paraId="702F19D4" w14:textId="5E7F87B0" w:rsidR="007A0E9E" w:rsidRPr="006F7DBE" w:rsidRDefault="00C5308F" w:rsidP="00A33CB2">
      <w:pPr>
        <w:jc w:val="center"/>
        <w:rPr>
          <w:rFonts w:ascii="Verdana" w:eastAsia="Times New Roman" w:hAnsi="Verdana"/>
          <w:b/>
          <w:sz w:val="32"/>
          <w:szCs w:val="32"/>
          <w:lang w:val="pt-BR"/>
        </w:rPr>
      </w:pPr>
      <w:bookmarkStart w:id="1" w:name="_Hlk68455806"/>
      <w:r w:rsidRPr="006F7DBE">
        <w:rPr>
          <w:rFonts w:ascii="Verdana" w:eastAsia="Times New Roman" w:hAnsi="Verdana"/>
          <w:b/>
          <w:sz w:val="32"/>
          <w:szCs w:val="32"/>
          <w:lang w:val="pt-BR"/>
        </w:rPr>
        <w:t>Diseño funcional</w:t>
      </w:r>
    </w:p>
    <w:p w14:paraId="2CBB4879" w14:textId="3D433BD7" w:rsidR="00F845A0" w:rsidRDefault="005E036A" w:rsidP="00EF582F">
      <w:pPr>
        <w:jc w:val="center"/>
        <w:rPr>
          <w:rFonts w:ascii="Verdana" w:eastAsia="Times New Roman" w:hAnsi="Verdana"/>
          <w:b/>
          <w:sz w:val="32"/>
          <w:szCs w:val="32"/>
          <w:lang w:val="es-AR"/>
        </w:rPr>
      </w:pPr>
      <w:r>
        <w:rPr>
          <w:rFonts w:ascii="Verdana" w:eastAsia="Times New Roman" w:hAnsi="Verdana"/>
          <w:b/>
          <w:sz w:val="32"/>
          <w:szCs w:val="32"/>
          <w:lang w:val="pt-BR"/>
        </w:rPr>
        <w:t xml:space="preserve"> </w:t>
      </w:r>
    </w:p>
    <w:p w14:paraId="6C2C788F" w14:textId="69429696" w:rsidR="005E036A" w:rsidRDefault="000A2628" w:rsidP="0854C9CF">
      <w:pPr>
        <w:spacing w:after="0"/>
        <w:jc w:val="center"/>
        <w:rPr>
          <w:rFonts w:ascii="Verdana" w:eastAsia="Times New Roman" w:hAnsi="Verdana"/>
          <w:b/>
          <w:bCs/>
          <w:sz w:val="32"/>
          <w:szCs w:val="32"/>
          <w:lang w:val="es-AR"/>
        </w:rPr>
      </w:pPr>
      <w:r w:rsidRPr="000A2628">
        <w:rPr>
          <w:rFonts w:ascii="Verdana" w:eastAsia="Times New Roman" w:hAnsi="Verdana"/>
          <w:b/>
          <w:bCs/>
          <w:sz w:val="32"/>
          <w:szCs w:val="32"/>
          <w:lang w:val="es-AR"/>
        </w:rPr>
        <w:t>LOG.590-Transacc</w:t>
      </w:r>
      <w:r w:rsidR="006852AB" w:rsidRPr="000A2628">
        <w:rPr>
          <w:rFonts w:ascii="Verdana" w:eastAsia="Times New Roman" w:hAnsi="Verdana"/>
          <w:b/>
          <w:bCs/>
          <w:sz w:val="32"/>
          <w:szCs w:val="32"/>
          <w:lang w:val="es-AR"/>
        </w:rPr>
        <w:t>ión</w:t>
      </w:r>
      <w:r w:rsidRPr="000A2628">
        <w:rPr>
          <w:rFonts w:ascii="Verdana" w:eastAsia="Times New Roman" w:hAnsi="Verdana"/>
          <w:b/>
          <w:bCs/>
          <w:sz w:val="32"/>
          <w:szCs w:val="32"/>
          <w:lang w:val="es-AR"/>
        </w:rPr>
        <w:t xml:space="preserve"> para automatización de carga de </w:t>
      </w:r>
      <w:proofErr w:type="gramStart"/>
      <w:r w:rsidRPr="000A2628">
        <w:rPr>
          <w:rFonts w:ascii="Verdana" w:eastAsia="Times New Roman" w:hAnsi="Verdana"/>
          <w:b/>
          <w:bCs/>
          <w:sz w:val="32"/>
          <w:szCs w:val="32"/>
          <w:lang w:val="es-AR"/>
        </w:rPr>
        <w:t>tickets</w:t>
      </w:r>
      <w:proofErr w:type="gramEnd"/>
      <w:r w:rsidRPr="000A2628">
        <w:rPr>
          <w:rFonts w:ascii="Verdana" w:eastAsia="Times New Roman" w:hAnsi="Verdana"/>
          <w:b/>
          <w:bCs/>
          <w:sz w:val="32"/>
          <w:szCs w:val="32"/>
          <w:lang w:val="es-AR"/>
        </w:rPr>
        <w:t xml:space="preserve"> en trenes de carbón</w:t>
      </w:r>
    </w:p>
    <w:p w14:paraId="5B4E9BD0" w14:textId="77777777" w:rsidR="005E036A" w:rsidRDefault="005E036A" w:rsidP="00A33CB2">
      <w:pPr>
        <w:spacing w:after="0"/>
        <w:jc w:val="center"/>
        <w:rPr>
          <w:rFonts w:ascii="Verdana" w:eastAsia="Times New Roman" w:hAnsi="Verdana"/>
          <w:b/>
          <w:sz w:val="32"/>
          <w:szCs w:val="32"/>
          <w:lang w:val="es-AR"/>
        </w:rPr>
      </w:pPr>
    </w:p>
    <w:p w14:paraId="219BE15E" w14:textId="7B3F4E00" w:rsidR="00774B1D" w:rsidRPr="006F7DBE" w:rsidRDefault="00A3073C" w:rsidP="00A33CB2">
      <w:pPr>
        <w:spacing w:after="0"/>
        <w:jc w:val="center"/>
        <w:rPr>
          <w:rFonts w:ascii="Verdana" w:eastAsia="MS Mincho" w:hAnsi="Verdana" w:cs="Times New Roman"/>
          <w:bCs/>
          <w:i/>
          <w:iCs/>
          <w:sz w:val="24"/>
          <w:szCs w:val="20"/>
          <w:lang w:val="pt-BR" w:eastAsia="ja-JP"/>
        </w:rPr>
      </w:pPr>
      <w:r w:rsidRPr="006F7DBE">
        <w:rPr>
          <w:rFonts w:ascii="Verdana" w:eastAsia="MS Mincho" w:hAnsi="Verdana" w:cs="Times New Roman"/>
          <w:bCs/>
          <w:i/>
          <w:iCs/>
          <w:sz w:val="24"/>
          <w:szCs w:val="20"/>
          <w:lang w:val="pt-BR" w:eastAsia="ja-JP"/>
        </w:rPr>
        <w:t>[</w:t>
      </w:r>
      <w:r w:rsidR="00232E37">
        <w:rPr>
          <w:rFonts w:ascii="Verdana" w:eastAsia="MS Mincho" w:hAnsi="Verdana" w:cs="Times New Roman"/>
          <w:bCs/>
          <w:i/>
          <w:iCs/>
          <w:sz w:val="24"/>
          <w:szCs w:val="20"/>
          <w:lang w:val="pt-BR" w:eastAsia="ja-JP"/>
        </w:rPr>
        <w:t>Logistica</w:t>
      </w:r>
      <w:r w:rsidRPr="006F7DBE">
        <w:rPr>
          <w:rFonts w:ascii="Verdana" w:eastAsia="MS Mincho" w:hAnsi="Verdana" w:cs="Times New Roman"/>
          <w:bCs/>
          <w:i/>
          <w:iCs/>
          <w:sz w:val="24"/>
          <w:szCs w:val="20"/>
          <w:lang w:val="pt-BR" w:eastAsia="ja-JP"/>
        </w:rPr>
        <w:t>]</w:t>
      </w:r>
      <w:bookmarkEnd w:id="1"/>
    </w:p>
    <w:p w14:paraId="74219D06" w14:textId="77777777" w:rsidR="00523F3F" w:rsidRPr="006F7DBE" w:rsidRDefault="00523F3F" w:rsidP="00523F3F">
      <w:pPr>
        <w:spacing w:after="0"/>
        <w:jc w:val="left"/>
        <w:rPr>
          <w:sz w:val="40"/>
          <w:szCs w:val="40"/>
          <w:lang w:val="pt-BR"/>
        </w:rPr>
      </w:pPr>
    </w:p>
    <w:p w14:paraId="4891F321" w14:textId="77777777" w:rsidR="00523F3F" w:rsidRPr="006F7DBE" w:rsidRDefault="00523F3F" w:rsidP="00523F3F">
      <w:pPr>
        <w:spacing w:after="0"/>
        <w:jc w:val="left"/>
        <w:rPr>
          <w:sz w:val="40"/>
          <w:szCs w:val="40"/>
          <w:lang w:val="pt-BR"/>
        </w:rPr>
      </w:pPr>
    </w:p>
    <w:p w14:paraId="22290DE2" w14:textId="77777777" w:rsidR="00523F3F" w:rsidRPr="006F7DBE" w:rsidRDefault="00523F3F" w:rsidP="00523F3F">
      <w:pPr>
        <w:spacing w:after="0"/>
        <w:jc w:val="left"/>
        <w:rPr>
          <w:sz w:val="40"/>
          <w:szCs w:val="40"/>
          <w:lang w:val="pt-BR"/>
        </w:rPr>
      </w:pPr>
    </w:p>
    <w:p w14:paraId="1C06693A" w14:textId="77777777" w:rsidR="00523F3F" w:rsidRPr="006F7DBE" w:rsidRDefault="00523F3F" w:rsidP="00523F3F">
      <w:pPr>
        <w:spacing w:after="0"/>
        <w:jc w:val="left"/>
        <w:rPr>
          <w:sz w:val="40"/>
          <w:szCs w:val="40"/>
          <w:lang w:val="pt-BR"/>
        </w:rPr>
      </w:pPr>
    </w:p>
    <w:p w14:paraId="3CFF8C8B" w14:textId="77777777" w:rsidR="008D0192" w:rsidRPr="006F7DBE" w:rsidRDefault="008D0192" w:rsidP="00523F3F">
      <w:pPr>
        <w:spacing w:after="0"/>
        <w:jc w:val="left"/>
        <w:rPr>
          <w:sz w:val="40"/>
          <w:szCs w:val="40"/>
          <w:lang w:val="pt-BR"/>
        </w:rPr>
      </w:pPr>
    </w:p>
    <w:p w14:paraId="32BF8C5C" w14:textId="77777777" w:rsidR="008D0192" w:rsidRPr="006F7DBE" w:rsidRDefault="008D0192" w:rsidP="00523F3F">
      <w:pPr>
        <w:spacing w:after="0"/>
        <w:jc w:val="left"/>
        <w:rPr>
          <w:sz w:val="40"/>
          <w:szCs w:val="40"/>
          <w:lang w:val="pt-BR"/>
        </w:rPr>
      </w:pPr>
    </w:p>
    <w:p w14:paraId="7978736B" w14:textId="77777777" w:rsidR="00E5574A" w:rsidRPr="006F7DBE" w:rsidRDefault="00E5574A" w:rsidP="00523F3F">
      <w:pPr>
        <w:spacing w:after="0"/>
        <w:jc w:val="center"/>
        <w:rPr>
          <w:lang w:val="pt-BR"/>
        </w:rPr>
      </w:pPr>
      <w:r w:rsidRPr="006F7DBE">
        <w:rPr>
          <w:lang w:val="pt-BR"/>
        </w:rPr>
        <w:br w:type="page"/>
      </w:r>
    </w:p>
    <w:p w14:paraId="1CF0D373" w14:textId="77777777" w:rsidR="009F5020" w:rsidRPr="006F7DBE" w:rsidRDefault="00E73431" w:rsidP="00E73431">
      <w:pPr>
        <w:pStyle w:val="TtuloNOINDICE"/>
        <w:tabs>
          <w:tab w:val="left" w:pos="8500"/>
        </w:tabs>
        <w:rPr>
          <w:rFonts w:ascii="Verdana" w:hAnsi="Verdana"/>
          <w:sz w:val="24"/>
          <w:szCs w:val="24"/>
          <w:lang w:val="pt-BR"/>
        </w:rPr>
      </w:pPr>
      <w:bookmarkStart w:id="2" w:name="_Toc266060168"/>
      <w:bookmarkStart w:id="3" w:name="_Toc265249913"/>
      <w:bookmarkStart w:id="4" w:name="_Toc265101694"/>
      <w:r w:rsidRPr="006F7DBE">
        <w:rPr>
          <w:lang w:val="pt-BR"/>
        </w:rPr>
        <w:lastRenderedPageBreak/>
        <w:tab/>
      </w:r>
    </w:p>
    <w:bookmarkEnd w:id="4" w:displacedByCustomXml="next"/>
    <w:bookmarkEnd w:id="3" w:displacedByCustomXml="next"/>
    <w:bookmarkEnd w:id="2" w:displacedByCustomXml="next"/>
    <w:sdt>
      <w:sdtPr>
        <w:rPr>
          <w:rFonts w:ascii="Verdana" w:eastAsiaTheme="minorHAnsi" w:hAnsi="Verdana" w:cstheme="minorBidi"/>
          <w:color w:val="auto"/>
          <w:sz w:val="28"/>
          <w:szCs w:val="28"/>
          <w:lang w:val="es-AR"/>
        </w:rPr>
        <w:id w:val="-1833987799"/>
        <w:docPartObj>
          <w:docPartGallery w:val="Table of Contents"/>
          <w:docPartUnique/>
        </w:docPartObj>
      </w:sdtPr>
      <w:sdtEndPr>
        <w:rPr>
          <w:rFonts w:asciiTheme="minorHAnsi" w:hAnsiTheme="minorHAnsi"/>
          <w:b/>
          <w:bCs/>
          <w:noProof/>
          <w:sz w:val="20"/>
          <w:szCs w:val="22"/>
          <w:lang w:val="es-ES"/>
        </w:rPr>
      </w:sdtEndPr>
      <w:sdtContent>
        <w:p w14:paraId="5DEC94C1" w14:textId="77777777" w:rsidR="00023CB3" w:rsidRPr="006F7DBE" w:rsidRDefault="0035797A" w:rsidP="008D0192">
          <w:pPr>
            <w:pStyle w:val="TOCHeading"/>
            <w:spacing w:after="120"/>
            <w:rPr>
              <w:rStyle w:val="TtuloNOINDICEChar"/>
              <w:rFonts w:ascii="Verdana" w:hAnsi="Verdana"/>
              <w:smallCaps w:val="0"/>
              <w:color w:val="auto"/>
              <w:sz w:val="28"/>
              <w:szCs w:val="28"/>
              <w:lang w:val="pt-BR"/>
            </w:rPr>
          </w:pPr>
          <w:r w:rsidRPr="006F7DBE">
            <w:rPr>
              <w:rStyle w:val="TtuloNOINDICEChar"/>
              <w:rFonts w:ascii="Verdana" w:hAnsi="Verdana"/>
              <w:smallCaps w:val="0"/>
              <w:color w:val="auto"/>
              <w:sz w:val="28"/>
              <w:szCs w:val="28"/>
              <w:lang w:val="pt-BR"/>
            </w:rPr>
            <w:t>Índice</w:t>
          </w:r>
        </w:p>
        <w:p w14:paraId="007444AC" w14:textId="66551D6A" w:rsidR="00E2047D" w:rsidRDefault="00023CB3">
          <w:pPr>
            <w:pStyle w:val="TOC1"/>
            <w:tabs>
              <w:tab w:val="left" w:pos="720"/>
              <w:tab w:val="right" w:leader="dot" w:pos="9620"/>
            </w:tabs>
            <w:rPr>
              <w:rFonts w:eastAsiaTheme="minorEastAsia"/>
              <w:noProof/>
              <w:sz w:val="24"/>
              <w:szCs w:val="24"/>
              <w:lang w:val="es-AR" w:eastAsia="es-MX"/>
            </w:rPr>
          </w:pPr>
          <w:r w:rsidRPr="00866B7F">
            <w:fldChar w:fldCharType="begin"/>
          </w:r>
          <w:r w:rsidRPr="00866B7F">
            <w:instrText xml:space="preserve"> TOC \o "1-3" \h \z \u </w:instrText>
          </w:r>
          <w:r w:rsidRPr="00866B7F">
            <w:fldChar w:fldCharType="separate"/>
          </w:r>
          <w:hyperlink w:anchor="_Toc123208180" w:history="1">
            <w:r w:rsidR="00E2047D" w:rsidRPr="0040761D">
              <w:rPr>
                <w:rStyle w:val="Hyperlink"/>
                <w:rFonts w:ascii="Verdana" w:hAnsi="Verdana"/>
                <w:b/>
                <w:bCs/>
                <w:noProof/>
              </w:rPr>
              <w:t>1.</w:t>
            </w:r>
            <w:r w:rsidR="00E2047D">
              <w:rPr>
                <w:rFonts w:eastAsiaTheme="minorEastAsia"/>
                <w:noProof/>
                <w:sz w:val="24"/>
                <w:szCs w:val="24"/>
                <w:lang w:val="es-AR" w:eastAsia="es-MX"/>
              </w:rPr>
              <w:tab/>
            </w:r>
            <w:r w:rsidR="00E2047D" w:rsidRPr="0040761D">
              <w:rPr>
                <w:rStyle w:val="Hyperlink"/>
                <w:rFonts w:ascii="Verdana" w:hAnsi="Verdana"/>
                <w:b/>
                <w:bCs/>
                <w:noProof/>
              </w:rPr>
              <w:t>Información del Documento</w:t>
            </w:r>
            <w:r w:rsidR="00E2047D">
              <w:rPr>
                <w:noProof/>
                <w:webHidden/>
              </w:rPr>
              <w:tab/>
            </w:r>
            <w:r w:rsidR="00E2047D">
              <w:rPr>
                <w:noProof/>
                <w:webHidden/>
              </w:rPr>
              <w:fldChar w:fldCharType="begin"/>
            </w:r>
            <w:r w:rsidR="00E2047D">
              <w:rPr>
                <w:noProof/>
                <w:webHidden/>
              </w:rPr>
              <w:instrText xml:space="preserve"> PAGEREF _Toc123208180 \h </w:instrText>
            </w:r>
            <w:r w:rsidR="00E2047D">
              <w:rPr>
                <w:noProof/>
                <w:webHidden/>
              </w:rPr>
            </w:r>
            <w:r w:rsidR="00E2047D">
              <w:rPr>
                <w:noProof/>
                <w:webHidden/>
              </w:rPr>
              <w:fldChar w:fldCharType="separate"/>
            </w:r>
            <w:r w:rsidR="00E2047D">
              <w:rPr>
                <w:noProof/>
                <w:webHidden/>
              </w:rPr>
              <w:t>4</w:t>
            </w:r>
            <w:r w:rsidR="00E2047D">
              <w:rPr>
                <w:noProof/>
                <w:webHidden/>
              </w:rPr>
              <w:fldChar w:fldCharType="end"/>
            </w:r>
          </w:hyperlink>
        </w:p>
        <w:p w14:paraId="077B39CD" w14:textId="6E9D5410" w:rsidR="00E2047D" w:rsidRDefault="00000000">
          <w:pPr>
            <w:pStyle w:val="TOC1"/>
            <w:tabs>
              <w:tab w:val="left" w:pos="720"/>
              <w:tab w:val="right" w:leader="dot" w:pos="9620"/>
            </w:tabs>
            <w:rPr>
              <w:rFonts w:eastAsiaTheme="minorEastAsia"/>
              <w:noProof/>
              <w:sz w:val="24"/>
              <w:szCs w:val="24"/>
              <w:lang w:val="es-AR" w:eastAsia="es-MX"/>
            </w:rPr>
          </w:pPr>
          <w:hyperlink w:anchor="_Toc123208181" w:history="1">
            <w:r w:rsidR="00E2047D" w:rsidRPr="0040761D">
              <w:rPr>
                <w:rStyle w:val="Hyperlink"/>
                <w:rFonts w:ascii="Verdana" w:hAnsi="Verdana"/>
                <w:b/>
                <w:bCs/>
                <w:noProof/>
              </w:rPr>
              <w:t>1.1.</w:t>
            </w:r>
            <w:r w:rsidR="00E2047D">
              <w:rPr>
                <w:rFonts w:eastAsiaTheme="minorEastAsia"/>
                <w:noProof/>
                <w:sz w:val="24"/>
                <w:szCs w:val="24"/>
                <w:lang w:val="es-AR" w:eastAsia="es-MX"/>
              </w:rPr>
              <w:tab/>
            </w:r>
            <w:r w:rsidR="00E2047D" w:rsidRPr="0040761D">
              <w:rPr>
                <w:rStyle w:val="Hyperlink"/>
                <w:rFonts w:ascii="Verdana" w:hAnsi="Verdana"/>
                <w:b/>
                <w:bCs/>
                <w:noProof/>
              </w:rPr>
              <w:t>Identificación</w:t>
            </w:r>
            <w:r w:rsidR="00E2047D">
              <w:rPr>
                <w:noProof/>
                <w:webHidden/>
              </w:rPr>
              <w:tab/>
            </w:r>
            <w:r w:rsidR="00E2047D">
              <w:rPr>
                <w:noProof/>
                <w:webHidden/>
              </w:rPr>
              <w:fldChar w:fldCharType="begin"/>
            </w:r>
            <w:r w:rsidR="00E2047D">
              <w:rPr>
                <w:noProof/>
                <w:webHidden/>
              </w:rPr>
              <w:instrText xml:space="preserve"> PAGEREF _Toc123208181 \h </w:instrText>
            </w:r>
            <w:r w:rsidR="00E2047D">
              <w:rPr>
                <w:noProof/>
                <w:webHidden/>
              </w:rPr>
            </w:r>
            <w:r w:rsidR="00E2047D">
              <w:rPr>
                <w:noProof/>
                <w:webHidden/>
              </w:rPr>
              <w:fldChar w:fldCharType="separate"/>
            </w:r>
            <w:r w:rsidR="00E2047D">
              <w:rPr>
                <w:noProof/>
                <w:webHidden/>
              </w:rPr>
              <w:t>4</w:t>
            </w:r>
            <w:r w:rsidR="00E2047D">
              <w:rPr>
                <w:noProof/>
                <w:webHidden/>
              </w:rPr>
              <w:fldChar w:fldCharType="end"/>
            </w:r>
          </w:hyperlink>
        </w:p>
        <w:p w14:paraId="1D65339C" w14:textId="2839FD52" w:rsidR="00E2047D" w:rsidRDefault="00000000">
          <w:pPr>
            <w:pStyle w:val="TOC1"/>
            <w:tabs>
              <w:tab w:val="left" w:pos="720"/>
              <w:tab w:val="right" w:leader="dot" w:pos="9620"/>
            </w:tabs>
            <w:rPr>
              <w:rFonts w:eastAsiaTheme="minorEastAsia"/>
              <w:noProof/>
              <w:sz w:val="24"/>
              <w:szCs w:val="24"/>
              <w:lang w:val="es-AR" w:eastAsia="es-MX"/>
            </w:rPr>
          </w:pPr>
          <w:hyperlink w:anchor="_Toc123208182" w:history="1">
            <w:r w:rsidR="00E2047D" w:rsidRPr="0040761D">
              <w:rPr>
                <w:rStyle w:val="Hyperlink"/>
                <w:rFonts w:ascii="Verdana" w:hAnsi="Verdana"/>
                <w:b/>
                <w:bCs/>
                <w:noProof/>
              </w:rPr>
              <w:t>1.2.</w:t>
            </w:r>
            <w:r w:rsidR="00E2047D">
              <w:rPr>
                <w:rFonts w:eastAsiaTheme="minorEastAsia"/>
                <w:noProof/>
                <w:sz w:val="24"/>
                <w:szCs w:val="24"/>
                <w:lang w:val="es-AR" w:eastAsia="es-MX"/>
              </w:rPr>
              <w:tab/>
            </w:r>
            <w:r w:rsidR="00E2047D" w:rsidRPr="0040761D">
              <w:rPr>
                <w:rStyle w:val="Hyperlink"/>
                <w:rFonts w:ascii="Verdana" w:hAnsi="Verdana"/>
                <w:b/>
                <w:bCs/>
                <w:noProof/>
              </w:rPr>
              <w:t>Aprobación</w:t>
            </w:r>
            <w:r w:rsidR="00E2047D">
              <w:rPr>
                <w:noProof/>
                <w:webHidden/>
              </w:rPr>
              <w:tab/>
            </w:r>
            <w:r w:rsidR="00E2047D">
              <w:rPr>
                <w:noProof/>
                <w:webHidden/>
              </w:rPr>
              <w:fldChar w:fldCharType="begin"/>
            </w:r>
            <w:r w:rsidR="00E2047D">
              <w:rPr>
                <w:noProof/>
                <w:webHidden/>
              </w:rPr>
              <w:instrText xml:space="preserve"> PAGEREF _Toc123208182 \h </w:instrText>
            </w:r>
            <w:r w:rsidR="00E2047D">
              <w:rPr>
                <w:noProof/>
                <w:webHidden/>
              </w:rPr>
            </w:r>
            <w:r w:rsidR="00E2047D">
              <w:rPr>
                <w:noProof/>
                <w:webHidden/>
              </w:rPr>
              <w:fldChar w:fldCharType="separate"/>
            </w:r>
            <w:r w:rsidR="00E2047D">
              <w:rPr>
                <w:noProof/>
                <w:webHidden/>
              </w:rPr>
              <w:t>4</w:t>
            </w:r>
            <w:r w:rsidR="00E2047D">
              <w:rPr>
                <w:noProof/>
                <w:webHidden/>
              </w:rPr>
              <w:fldChar w:fldCharType="end"/>
            </w:r>
          </w:hyperlink>
        </w:p>
        <w:p w14:paraId="4E79A73F" w14:textId="25549C71" w:rsidR="00E2047D" w:rsidRDefault="00000000">
          <w:pPr>
            <w:pStyle w:val="TOC1"/>
            <w:tabs>
              <w:tab w:val="left" w:pos="720"/>
              <w:tab w:val="right" w:leader="dot" w:pos="9620"/>
            </w:tabs>
            <w:rPr>
              <w:rFonts w:eastAsiaTheme="minorEastAsia"/>
              <w:noProof/>
              <w:sz w:val="24"/>
              <w:szCs w:val="24"/>
              <w:lang w:val="es-AR" w:eastAsia="es-MX"/>
            </w:rPr>
          </w:pPr>
          <w:hyperlink w:anchor="_Toc123208183" w:history="1">
            <w:r w:rsidR="00E2047D" w:rsidRPr="0040761D">
              <w:rPr>
                <w:rStyle w:val="Hyperlink"/>
                <w:rFonts w:ascii="Verdana" w:hAnsi="Verdana"/>
                <w:b/>
                <w:bCs/>
                <w:noProof/>
              </w:rPr>
              <w:t>1.3.</w:t>
            </w:r>
            <w:r w:rsidR="00E2047D">
              <w:rPr>
                <w:rFonts w:eastAsiaTheme="minorEastAsia"/>
                <w:noProof/>
                <w:sz w:val="24"/>
                <w:szCs w:val="24"/>
                <w:lang w:val="es-AR" w:eastAsia="es-MX"/>
              </w:rPr>
              <w:tab/>
            </w:r>
            <w:r w:rsidR="00E2047D" w:rsidRPr="0040761D">
              <w:rPr>
                <w:rStyle w:val="Hyperlink"/>
                <w:rFonts w:ascii="Verdana" w:hAnsi="Verdana"/>
                <w:b/>
                <w:bCs/>
                <w:noProof/>
              </w:rPr>
              <w:t>Control de Versiones</w:t>
            </w:r>
            <w:r w:rsidR="00E2047D">
              <w:rPr>
                <w:noProof/>
                <w:webHidden/>
              </w:rPr>
              <w:tab/>
            </w:r>
            <w:r w:rsidR="00E2047D">
              <w:rPr>
                <w:noProof/>
                <w:webHidden/>
              </w:rPr>
              <w:fldChar w:fldCharType="begin"/>
            </w:r>
            <w:r w:rsidR="00E2047D">
              <w:rPr>
                <w:noProof/>
                <w:webHidden/>
              </w:rPr>
              <w:instrText xml:space="preserve"> PAGEREF _Toc123208183 \h </w:instrText>
            </w:r>
            <w:r w:rsidR="00E2047D">
              <w:rPr>
                <w:noProof/>
                <w:webHidden/>
              </w:rPr>
            </w:r>
            <w:r w:rsidR="00E2047D">
              <w:rPr>
                <w:noProof/>
                <w:webHidden/>
              </w:rPr>
              <w:fldChar w:fldCharType="separate"/>
            </w:r>
            <w:r w:rsidR="00E2047D">
              <w:rPr>
                <w:noProof/>
                <w:webHidden/>
              </w:rPr>
              <w:t>4</w:t>
            </w:r>
            <w:r w:rsidR="00E2047D">
              <w:rPr>
                <w:noProof/>
                <w:webHidden/>
              </w:rPr>
              <w:fldChar w:fldCharType="end"/>
            </w:r>
          </w:hyperlink>
        </w:p>
        <w:p w14:paraId="2C120D98" w14:textId="3F45F39C" w:rsidR="00E2047D" w:rsidRDefault="00000000">
          <w:pPr>
            <w:pStyle w:val="TOC1"/>
            <w:tabs>
              <w:tab w:val="left" w:pos="720"/>
              <w:tab w:val="right" w:leader="dot" w:pos="9620"/>
            </w:tabs>
            <w:rPr>
              <w:rFonts w:eastAsiaTheme="minorEastAsia"/>
              <w:noProof/>
              <w:sz w:val="24"/>
              <w:szCs w:val="24"/>
              <w:lang w:val="es-AR" w:eastAsia="es-MX"/>
            </w:rPr>
          </w:pPr>
          <w:hyperlink w:anchor="_Toc123208184" w:history="1">
            <w:r w:rsidR="00E2047D" w:rsidRPr="0040761D">
              <w:rPr>
                <w:rStyle w:val="Hyperlink"/>
                <w:rFonts w:ascii="Verdana" w:hAnsi="Verdana"/>
                <w:noProof/>
              </w:rPr>
              <w:t>2.</w:t>
            </w:r>
            <w:r w:rsidR="00E2047D">
              <w:rPr>
                <w:rFonts w:eastAsiaTheme="minorEastAsia"/>
                <w:noProof/>
                <w:sz w:val="24"/>
                <w:szCs w:val="24"/>
                <w:lang w:val="es-AR" w:eastAsia="es-MX"/>
              </w:rPr>
              <w:tab/>
            </w:r>
            <w:r w:rsidR="00E2047D" w:rsidRPr="0040761D">
              <w:rPr>
                <w:rStyle w:val="Hyperlink"/>
                <w:rFonts w:ascii="Verdana" w:hAnsi="Verdana"/>
                <w:noProof/>
              </w:rPr>
              <w:t>Visión General</w:t>
            </w:r>
            <w:r w:rsidR="00E2047D">
              <w:rPr>
                <w:noProof/>
                <w:webHidden/>
              </w:rPr>
              <w:tab/>
            </w:r>
            <w:r w:rsidR="00E2047D">
              <w:rPr>
                <w:noProof/>
                <w:webHidden/>
              </w:rPr>
              <w:fldChar w:fldCharType="begin"/>
            </w:r>
            <w:r w:rsidR="00E2047D">
              <w:rPr>
                <w:noProof/>
                <w:webHidden/>
              </w:rPr>
              <w:instrText xml:space="preserve"> PAGEREF _Toc123208184 \h </w:instrText>
            </w:r>
            <w:r w:rsidR="00E2047D">
              <w:rPr>
                <w:noProof/>
                <w:webHidden/>
              </w:rPr>
            </w:r>
            <w:r w:rsidR="00E2047D">
              <w:rPr>
                <w:noProof/>
                <w:webHidden/>
              </w:rPr>
              <w:fldChar w:fldCharType="separate"/>
            </w:r>
            <w:r w:rsidR="00E2047D">
              <w:rPr>
                <w:noProof/>
                <w:webHidden/>
              </w:rPr>
              <w:t>5</w:t>
            </w:r>
            <w:r w:rsidR="00E2047D">
              <w:rPr>
                <w:noProof/>
                <w:webHidden/>
              </w:rPr>
              <w:fldChar w:fldCharType="end"/>
            </w:r>
          </w:hyperlink>
        </w:p>
        <w:p w14:paraId="4BA03904" w14:textId="24A17183" w:rsidR="00E2047D" w:rsidRDefault="00000000">
          <w:pPr>
            <w:pStyle w:val="TOC1"/>
            <w:tabs>
              <w:tab w:val="left" w:pos="720"/>
              <w:tab w:val="right" w:leader="dot" w:pos="9620"/>
            </w:tabs>
            <w:rPr>
              <w:rFonts w:eastAsiaTheme="minorEastAsia"/>
              <w:noProof/>
              <w:sz w:val="24"/>
              <w:szCs w:val="24"/>
              <w:lang w:val="es-AR" w:eastAsia="es-MX"/>
            </w:rPr>
          </w:pPr>
          <w:hyperlink w:anchor="_Toc123208185" w:history="1">
            <w:r w:rsidR="00E2047D" w:rsidRPr="0040761D">
              <w:rPr>
                <w:rStyle w:val="Hyperlink"/>
                <w:rFonts w:ascii="Verdana" w:hAnsi="Verdana"/>
                <w:noProof/>
              </w:rPr>
              <w:t>2.1.</w:t>
            </w:r>
            <w:r w:rsidR="00E2047D">
              <w:rPr>
                <w:rFonts w:eastAsiaTheme="minorEastAsia"/>
                <w:noProof/>
                <w:sz w:val="24"/>
                <w:szCs w:val="24"/>
                <w:lang w:val="es-AR" w:eastAsia="es-MX"/>
              </w:rPr>
              <w:tab/>
            </w:r>
            <w:r w:rsidR="00E2047D" w:rsidRPr="0040761D">
              <w:rPr>
                <w:rStyle w:val="Hyperlink"/>
                <w:rFonts w:ascii="Verdana" w:hAnsi="Verdana"/>
                <w:noProof/>
              </w:rPr>
              <w:t>Descripción Breve</w:t>
            </w:r>
            <w:r w:rsidR="00E2047D">
              <w:rPr>
                <w:noProof/>
                <w:webHidden/>
              </w:rPr>
              <w:tab/>
            </w:r>
            <w:r w:rsidR="00E2047D">
              <w:rPr>
                <w:noProof/>
                <w:webHidden/>
              </w:rPr>
              <w:fldChar w:fldCharType="begin"/>
            </w:r>
            <w:r w:rsidR="00E2047D">
              <w:rPr>
                <w:noProof/>
                <w:webHidden/>
              </w:rPr>
              <w:instrText xml:space="preserve"> PAGEREF _Toc123208185 \h </w:instrText>
            </w:r>
            <w:r w:rsidR="00E2047D">
              <w:rPr>
                <w:noProof/>
                <w:webHidden/>
              </w:rPr>
            </w:r>
            <w:r w:rsidR="00E2047D">
              <w:rPr>
                <w:noProof/>
                <w:webHidden/>
              </w:rPr>
              <w:fldChar w:fldCharType="separate"/>
            </w:r>
            <w:r w:rsidR="00E2047D">
              <w:rPr>
                <w:noProof/>
                <w:webHidden/>
              </w:rPr>
              <w:t>5</w:t>
            </w:r>
            <w:r w:rsidR="00E2047D">
              <w:rPr>
                <w:noProof/>
                <w:webHidden/>
              </w:rPr>
              <w:fldChar w:fldCharType="end"/>
            </w:r>
          </w:hyperlink>
        </w:p>
        <w:p w14:paraId="5CB81C27" w14:textId="5B2801DC" w:rsidR="00E2047D" w:rsidRDefault="00000000">
          <w:pPr>
            <w:pStyle w:val="TOC1"/>
            <w:tabs>
              <w:tab w:val="left" w:pos="720"/>
              <w:tab w:val="right" w:leader="dot" w:pos="9620"/>
            </w:tabs>
            <w:rPr>
              <w:rFonts w:eastAsiaTheme="minorEastAsia"/>
              <w:noProof/>
              <w:sz w:val="24"/>
              <w:szCs w:val="24"/>
              <w:lang w:val="es-AR" w:eastAsia="es-MX"/>
            </w:rPr>
          </w:pPr>
          <w:hyperlink w:anchor="_Toc123208186" w:history="1">
            <w:r w:rsidR="00E2047D" w:rsidRPr="0040761D">
              <w:rPr>
                <w:rStyle w:val="Hyperlink"/>
                <w:rFonts w:ascii="Verdana" w:hAnsi="Verdana"/>
                <w:noProof/>
              </w:rPr>
              <w:t>2.2.</w:t>
            </w:r>
            <w:r w:rsidR="00E2047D">
              <w:rPr>
                <w:rFonts w:eastAsiaTheme="minorEastAsia"/>
                <w:noProof/>
                <w:sz w:val="24"/>
                <w:szCs w:val="24"/>
                <w:lang w:val="es-AR" w:eastAsia="es-MX"/>
              </w:rPr>
              <w:tab/>
            </w:r>
            <w:r w:rsidR="00E2047D" w:rsidRPr="0040761D">
              <w:rPr>
                <w:rStyle w:val="Hyperlink"/>
                <w:rFonts w:ascii="Verdana" w:hAnsi="Verdana"/>
                <w:noProof/>
              </w:rPr>
              <w:t>Alcance</w:t>
            </w:r>
            <w:r w:rsidR="00E2047D">
              <w:rPr>
                <w:noProof/>
                <w:webHidden/>
              </w:rPr>
              <w:tab/>
            </w:r>
            <w:r w:rsidR="00E2047D">
              <w:rPr>
                <w:noProof/>
                <w:webHidden/>
              </w:rPr>
              <w:fldChar w:fldCharType="begin"/>
            </w:r>
            <w:r w:rsidR="00E2047D">
              <w:rPr>
                <w:noProof/>
                <w:webHidden/>
              </w:rPr>
              <w:instrText xml:space="preserve"> PAGEREF _Toc123208186 \h </w:instrText>
            </w:r>
            <w:r w:rsidR="00E2047D">
              <w:rPr>
                <w:noProof/>
                <w:webHidden/>
              </w:rPr>
            </w:r>
            <w:r w:rsidR="00E2047D">
              <w:rPr>
                <w:noProof/>
                <w:webHidden/>
              </w:rPr>
              <w:fldChar w:fldCharType="separate"/>
            </w:r>
            <w:r w:rsidR="00E2047D">
              <w:rPr>
                <w:noProof/>
                <w:webHidden/>
              </w:rPr>
              <w:t>5</w:t>
            </w:r>
            <w:r w:rsidR="00E2047D">
              <w:rPr>
                <w:noProof/>
                <w:webHidden/>
              </w:rPr>
              <w:fldChar w:fldCharType="end"/>
            </w:r>
          </w:hyperlink>
        </w:p>
        <w:p w14:paraId="1E1CEBDF" w14:textId="1FB35110" w:rsidR="00E2047D" w:rsidRDefault="00000000">
          <w:pPr>
            <w:pStyle w:val="TOC1"/>
            <w:tabs>
              <w:tab w:val="left" w:pos="720"/>
              <w:tab w:val="right" w:leader="dot" w:pos="9620"/>
            </w:tabs>
            <w:rPr>
              <w:rFonts w:eastAsiaTheme="minorEastAsia"/>
              <w:noProof/>
              <w:sz w:val="24"/>
              <w:szCs w:val="24"/>
              <w:lang w:val="es-AR" w:eastAsia="es-MX"/>
            </w:rPr>
          </w:pPr>
          <w:hyperlink w:anchor="_Toc123208187" w:history="1">
            <w:r w:rsidR="00E2047D" w:rsidRPr="0040761D">
              <w:rPr>
                <w:rStyle w:val="Hyperlink"/>
                <w:rFonts w:ascii="Verdana" w:hAnsi="Verdana"/>
                <w:noProof/>
              </w:rPr>
              <w:t>2.3.</w:t>
            </w:r>
            <w:r w:rsidR="00E2047D">
              <w:rPr>
                <w:rFonts w:eastAsiaTheme="minorEastAsia"/>
                <w:noProof/>
                <w:sz w:val="24"/>
                <w:szCs w:val="24"/>
                <w:lang w:val="es-AR" w:eastAsia="es-MX"/>
              </w:rPr>
              <w:tab/>
            </w:r>
            <w:r w:rsidR="00E2047D" w:rsidRPr="0040761D">
              <w:rPr>
                <w:rStyle w:val="Hyperlink"/>
                <w:rFonts w:ascii="Verdana" w:hAnsi="Verdana"/>
                <w:noProof/>
              </w:rPr>
              <w:t>Prerrequisitos</w:t>
            </w:r>
            <w:r w:rsidR="00E2047D">
              <w:rPr>
                <w:noProof/>
                <w:webHidden/>
              </w:rPr>
              <w:tab/>
            </w:r>
            <w:r w:rsidR="00E2047D">
              <w:rPr>
                <w:noProof/>
                <w:webHidden/>
              </w:rPr>
              <w:fldChar w:fldCharType="begin"/>
            </w:r>
            <w:r w:rsidR="00E2047D">
              <w:rPr>
                <w:noProof/>
                <w:webHidden/>
              </w:rPr>
              <w:instrText xml:space="preserve"> PAGEREF _Toc123208187 \h </w:instrText>
            </w:r>
            <w:r w:rsidR="00E2047D">
              <w:rPr>
                <w:noProof/>
                <w:webHidden/>
              </w:rPr>
            </w:r>
            <w:r w:rsidR="00E2047D">
              <w:rPr>
                <w:noProof/>
                <w:webHidden/>
              </w:rPr>
              <w:fldChar w:fldCharType="separate"/>
            </w:r>
            <w:r w:rsidR="00E2047D">
              <w:rPr>
                <w:noProof/>
                <w:webHidden/>
              </w:rPr>
              <w:t>5</w:t>
            </w:r>
            <w:r w:rsidR="00E2047D">
              <w:rPr>
                <w:noProof/>
                <w:webHidden/>
              </w:rPr>
              <w:fldChar w:fldCharType="end"/>
            </w:r>
          </w:hyperlink>
        </w:p>
        <w:p w14:paraId="56918C79" w14:textId="029EF057" w:rsidR="00E2047D" w:rsidRDefault="00000000">
          <w:pPr>
            <w:pStyle w:val="TOC1"/>
            <w:tabs>
              <w:tab w:val="left" w:pos="720"/>
              <w:tab w:val="right" w:leader="dot" w:pos="9620"/>
            </w:tabs>
            <w:rPr>
              <w:rFonts w:eastAsiaTheme="minorEastAsia"/>
              <w:noProof/>
              <w:sz w:val="24"/>
              <w:szCs w:val="24"/>
              <w:lang w:val="es-AR" w:eastAsia="es-MX"/>
            </w:rPr>
          </w:pPr>
          <w:hyperlink w:anchor="_Toc123208188" w:history="1">
            <w:r w:rsidR="00E2047D" w:rsidRPr="0040761D">
              <w:rPr>
                <w:rStyle w:val="Hyperlink"/>
                <w:rFonts w:ascii="Verdana" w:hAnsi="Verdana"/>
                <w:noProof/>
              </w:rPr>
              <w:t>3.</w:t>
            </w:r>
            <w:r w:rsidR="00E2047D">
              <w:rPr>
                <w:rFonts w:eastAsiaTheme="minorEastAsia"/>
                <w:noProof/>
                <w:sz w:val="24"/>
                <w:szCs w:val="24"/>
                <w:lang w:val="es-AR" w:eastAsia="es-MX"/>
              </w:rPr>
              <w:tab/>
            </w:r>
            <w:r w:rsidR="00E2047D" w:rsidRPr="0040761D">
              <w:rPr>
                <w:rStyle w:val="Hyperlink"/>
                <w:rFonts w:ascii="Verdana" w:hAnsi="Verdana"/>
                <w:noProof/>
              </w:rPr>
              <w:t>Diseño Funcional Detallado</w:t>
            </w:r>
            <w:r w:rsidR="00E2047D">
              <w:rPr>
                <w:noProof/>
                <w:webHidden/>
              </w:rPr>
              <w:tab/>
            </w:r>
            <w:r w:rsidR="00E2047D">
              <w:rPr>
                <w:noProof/>
                <w:webHidden/>
              </w:rPr>
              <w:fldChar w:fldCharType="begin"/>
            </w:r>
            <w:r w:rsidR="00E2047D">
              <w:rPr>
                <w:noProof/>
                <w:webHidden/>
              </w:rPr>
              <w:instrText xml:space="preserve"> PAGEREF _Toc123208188 \h </w:instrText>
            </w:r>
            <w:r w:rsidR="00E2047D">
              <w:rPr>
                <w:noProof/>
                <w:webHidden/>
              </w:rPr>
            </w:r>
            <w:r w:rsidR="00E2047D">
              <w:rPr>
                <w:noProof/>
                <w:webHidden/>
              </w:rPr>
              <w:fldChar w:fldCharType="separate"/>
            </w:r>
            <w:r w:rsidR="00E2047D">
              <w:rPr>
                <w:noProof/>
                <w:webHidden/>
              </w:rPr>
              <w:t>5</w:t>
            </w:r>
            <w:r w:rsidR="00E2047D">
              <w:rPr>
                <w:noProof/>
                <w:webHidden/>
              </w:rPr>
              <w:fldChar w:fldCharType="end"/>
            </w:r>
          </w:hyperlink>
        </w:p>
        <w:p w14:paraId="28C6DC38" w14:textId="2651A407" w:rsidR="00E2047D" w:rsidRDefault="00000000">
          <w:pPr>
            <w:pStyle w:val="TOC1"/>
            <w:tabs>
              <w:tab w:val="left" w:pos="720"/>
              <w:tab w:val="right" w:leader="dot" w:pos="9620"/>
            </w:tabs>
            <w:rPr>
              <w:rFonts w:eastAsiaTheme="minorEastAsia"/>
              <w:noProof/>
              <w:sz w:val="24"/>
              <w:szCs w:val="24"/>
              <w:lang w:val="es-AR" w:eastAsia="es-MX"/>
            </w:rPr>
          </w:pPr>
          <w:hyperlink w:anchor="_Toc123208189" w:history="1">
            <w:r w:rsidR="00E2047D" w:rsidRPr="0040761D">
              <w:rPr>
                <w:rStyle w:val="Hyperlink"/>
                <w:rFonts w:ascii="Verdana" w:hAnsi="Verdana"/>
                <w:noProof/>
              </w:rPr>
              <w:t>3.1.</w:t>
            </w:r>
            <w:r w:rsidR="00E2047D">
              <w:rPr>
                <w:rFonts w:eastAsiaTheme="minorEastAsia"/>
                <w:noProof/>
                <w:sz w:val="24"/>
                <w:szCs w:val="24"/>
                <w:lang w:val="es-AR" w:eastAsia="es-MX"/>
              </w:rPr>
              <w:tab/>
            </w:r>
            <w:r w:rsidR="00E2047D" w:rsidRPr="0040761D">
              <w:rPr>
                <w:rStyle w:val="Hyperlink"/>
                <w:rFonts w:ascii="Verdana" w:hAnsi="Verdana"/>
                <w:noProof/>
              </w:rPr>
              <w:t>Diagrama / flujo del proceso</w:t>
            </w:r>
            <w:r w:rsidR="00E2047D">
              <w:rPr>
                <w:noProof/>
                <w:webHidden/>
              </w:rPr>
              <w:tab/>
            </w:r>
            <w:r w:rsidR="00E2047D">
              <w:rPr>
                <w:noProof/>
                <w:webHidden/>
              </w:rPr>
              <w:fldChar w:fldCharType="begin"/>
            </w:r>
            <w:r w:rsidR="00E2047D">
              <w:rPr>
                <w:noProof/>
                <w:webHidden/>
              </w:rPr>
              <w:instrText xml:space="preserve"> PAGEREF _Toc123208189 \h </w:instrText>
            </w:r>
            <w:r w:rsidR="00E2047D">
              <w:rPr>
                <w:noProof/>
                <w:webHidden/>
              </w:rPr>
            </w:r>
            <w:r w:rsidR="00E2047D">
              <w:rPr>
                <w:noProof/>
                <w:webHidden/>
              </w:rPr>
              <w:fldChar w:fldCharType="separate"/>
            </w:r>
            <w:r w:rsidR="00E2047D">
              <w:rPr>
                <w:noProof/>
                <w:webHidden/>
              </w:rPr>
              <w:t>5</w:t>
            </w:r>
            <w:r w:rsidR="00E2047D">
              <w:rPr>
                <w:noProof/>
                <w:webHidden/>
              </w:rPr>
              <w:fldChar w:fldCharType="end"/>
            </w:r>
          </w:hyperlink>
        </w:p>
        <w:p w14:paraId="6FFB1726" w14:textId="304AEC5E" w:rsidR="00E2047D" w:rsidRDefault="00000000">
          <w:pPr>
            <w:pStyle w:val="TOC1"/>
            <w:tabs>
              <w:tab w:val="left" w:pos="720"/>
              <w:tab w:val="right" w:leader="dot" w:pos="9620"/>
            </w:tabs>
            <w:rPr>
              <w:rFonts w:eastAsiaTheme="minorEastAsia"/>
              <w:noProof/>
              <w:sz w:val="24"/>
              <w:szCs w:val="24"/>
              <w:lang w:val="es-AR" w:eastAsia="es-MX"/>
            </w:rPr>
          </w:pPr>
          <w:hyperlink w:anchor="_Toc123208190" w:history="1">
            <w:r w:rsidR="00E2047D" w:rsidRPr="0040761D">
              <w:rPr>
                <w:rStyle w:val="Hyperlink"/>
                <w:rFonts w:ascii="Verdana" w:hAnsi="Verdana"/>
                <w:noProof/>
              </w:rPr>
              <w:t>3.2.</w:t>
            </w:r>
            <w:r w:rsidR="00E2047D">
              <w:rPr>
                <w:rFonts w:eastAsiaTheme="minorEastAsia"/>
                <w:noProof/>
                <w:sz w:val="24"/>
                <w:szCs w:val="24"/>
                <w:lang w:val="es-AR" w:eastAsia="es-MX"/>
              </w:rPr>
              <w:tab/>
            </w:r>
            <w:r w:rsidR="00E2047D" w:rsidRPr="0040761D">
              <w:rPr>
                <w:rStyle w:val="Hyperlink"/>
                <w:rFonts w:ascii="Verdana" w:hAnsi="Verdana"/>
                <w:noProof/>
              </w:rPr>
              <w:t>Detalle de fórmulas y cálculos requeridos para la definición del proceso</w:t>
            </w:r>
            <w:r w:rsidR="00E2047D">
              <w:rPr>
                <w:noProof/>
                <w:webHidden/>
              </w:rPr>
              <w:tab/>
            </w:r>
            <w:r w:rsidR="00E2047D">
              <w:rPr>
                <w:noProof/>
                <w:webHidden/>
              </w:rPr>
              <w:fldChar w:fldCharType="begin"/>
            </w:r>
            <w:r w:rsidR="00E2047D">
              <w:rPr>
                <w:noProof/>
                <w:webHidden/>
              </w:rPr>
              <w:instrText xml:space="preserve"> PAGEREF _Toc123208190 \h </w:instrText>
            </w:r>
            <w:r w:rsidR="00E2047D">
              <w:rPr>
                <w:noProof/>
                <w:webHidden/>
              </w:rPr>
            </w:r>
            <w:r w:rsidR="00E2047D">
              <w:rPr>
                <w:noProof/>
                <w:webHidden/>
              </w:rPr>
              <w:fldChar w:fldCharType="separate"/>
            </w:r>
            <w:r w:rsidR="00E2047D">
              <w:rPr>
                <w:noProof/>
                <w:webHidden/>
              </w:rPr>
              <w:t>6</w:t>
            </w:r>
            <w:r w:rsidR="00E2047D">
              <w:rPr>
                <w:noProof/>
                <w:webHidden/>
              </w:rPr>
              <w:fldChar w:fldCharType="end"/>
            </w:r>
          </w:hyperlink>
        </w:p>
        <w:p w14:paraId="0EB3FF99" w14:textId="743FEB32" w:rsidR="00E2047D" w:rsidRDefault="00000000">
          <w:pPr>
            <w:pStyle w:val="TOC1"/>
            <w:tabs>
              <w:tab w:val="left" w:pos="720"/>
              <w:tab w:val="right" w:leader="dot" w:pos="9620"/>
            </w:tabs>
            <w:rPr>
              <w:rFonts w:eastAsiaTheme="minorEastAsia"/>
              <w:noProof/>
              <w:sz w:val="24"/>
              <w:szCs w:val="24"/>
              <w:lang w:val="es-AR" w:eastAsia="es-MX"/>
            </w:rPr>
          </w:pPr>
          <w:hyperlink w:anchor="_Toc123208191" w:history="1">
            <w:r w:rsidR="00E2047D" w:rsidRPr="0040761D">
              <w:rPr>
                <w:rStyle w:val="Hyperlink"/>
                <w:rFonts w:ascii="Verdana" w:hAnsi="Verdana"/>
                <w:noProof/>
              </w:rPr>
              <w:t>3.3.</w:t>
            </w:r>
            <w:r w:rsidR="00E2047D">
              <w:rPr>
                <w:rFonts w:eastAsiaTheme="minorEastAsia"/>
                <w:noProof/>
                <w:sz w:val="24"/>
                <w:szCs w:val="24"/>
                <w:lang w:val="es-AR" w:eastAsia="es-MX"/>
              </w:rPr>
              <w:tab/>
            </w:r>
            <w:r w:rsidR="00E2047D" w:rsidRPr="0040761D">
              <w:rPr>
                <w:rStyle w:val="Hyperlink"/>
                <w:rFonts w:ascii="Verdana" w:hAnsi="Verdana"/>
                <w:noProof/>
              </w:rPr>
              <w:t>Objetos de diccionario</w:t>
            </w:r>
            <w:r w:rsidR="00E2047D">
              <w:rPr>
                <w:noProof/>
                <w:webHidden/>
              </w:rPr>
              <w:tab/>
            </w:r>
            <w:r w:rsidR="00E2047D">
              <w:rPr>
                <w:noProof/>
                <w:webHidden/>
              </w:rPr>
              <w:fldChar w:fldCharType="begin"/>
            </w:r>
            <w:r w:rsidR="00E2047D">
              <w:rPr>
                <w:noProof/>
                <w:webHidden/>
              </w:rPr>
              <w:instrText xml:space="preserve"> PAGEREF _Toc123208191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2A614E8D" w14:textId="63A9EF11" w:rsidR="00E2047D" w:rsidRDefault="00000000">
          <w:pPr>
            <w:pStyle w:val="TOC1"/>
            <w:tabs>
              <w:tab w:val="left" w:pos="720"/>
              <w:tab w:val="right" w:leader="dot" w:pos="9620"/>
            </w:tabs>
            <w:rPr>
              <w:rFonts w:eastAsiaTheme="minorEastAsia"/>
              <w:noProof/>
              <w:sz w:val="24"/>
              <w:szCs w:val="24"/>
              <w:lang w:val="es-AR" w:eastAsia="es-MX"/>
            </w:rPr>
          </w:pPr>
          <w:hyperlink w:anchor="_Toc123208192" w:history="1">
            <w:r w:rsidR="00E2047D" w:rsidRPr="0040761D">
              <w:rPr>
                <w:rStyle w:val="Hyperlink"/>
                <w:rFonts w:ascii="Verdana" w:hAnsi="Verdana"/>
                <w:noProof/>
              </w:rPr>
              <w:t>a.</w:t>
            </w:r>
            <w:r w:rsidR="00E2047D">
              <w:rPr>
                <w:rFonts w:eastAsiaTheme="minorEastAsia"/>
                <w:noProof/>
                <w:sz w:val="24"/>
                <w:szCs w:val="24"/>
                <w:lang w:val="es-AR" w:eastAsia="es-MX"/>
              </w:rPr>
              <w:tab/>
            </w:r>
            <w:r w:rsidR="00E2047D" w:rsidRPr="0040761D">
              <w:rPr>
                <w:rStyle w:val="Hyperlink"/>
                <w:rFonts w:ascii="Verdana" w:hAnsi="Verdana"/>
                <w:noProof/>
              </w:rPr>
              <w:t>Reporte</w:t>
            </w:r>
            <w:r w:rsidR="00E2047D">
              <w:rPr>
                <w:noProof/>
                <w:webHidden/>
              </w:rPr>
              <w:tab/>
            </w:r>
            <w:r w:rsidR="00E2047D">
              <w:rPr>
                <w:noProof/>
                <w:webHidden/>
              </w:rPr>
              <w:fldChar w:fldCharType="begin"/>
            </w:r>
            <w:r w:rsidR="00E2047D">
              <w:rPr>
                <w:noProof/>
                <w:webHidden/>
              </w:rPr>
              <w:instrText xml:space="preserve"> PAGEREF _Toc123208192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720F3303" w14:textId="59D1D2ED" w:rsidR="00E2047D" w:rsidRDefault="00000000">
          <w:pPr>
            <w:pStyle w:val="TOC1"/>
            <w:tabs>
              <w:tab w:val="right" w:leader="dot" w:pos="9620"/>
            </w:tabs>
            <w:rPr>
              <w:rFonts w:eastAsiaTheme="minorEastAsia"/>
              <w:noProof/>
              <w:sz w:val="24"/>
              <w:szCs w:val="24"/>
              <w:lang w:val="es-AR" w:eastAsia="es-MX"/>
            </w:rPr>
          </w:pPr>
          <w:hyperlink w:anchor="_Toc123208193" w:history="1">
            <w:r w:rsidR="00E2047D" w:rsidRPr="0040761D">
              <w:rPr>
                <w:rStyle w:val="Hyperlink"/>
                <w:noProof/>
              </w:rPr>
              <w:t>N/A</w:t>
            </w:r>
            <w:r w:rsidR="00E2047D">
              <w:rPr>
                <w:noProof/>
                <w:webHidden/>
              </w:rPr>
              <w:tab/>
            </w:r>
            <w:r w:rsidR="00E2047D">
              <w:rPr>
                <w:noProof/>
                <w:webHidden/>
              </w:rPr>
              <w:fldChar w:fldCharType="begin"/>
            </w:r>
            <w:r w:rsidR="00E2047D">
              <w:rPr>
                <w:noProof/>
                <w:webHidden/>
              </w:rPr>
              <w:instrText xml:space="preserve"> PAGEREF _Toc123208193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4C24F858" w14:textId="2DB978CF" w:rsidR="00E2047D" w:rsidRDefault="00000000">
          <w:pPr>
            <w:pStyle w:val="TOC1"/>
            <w:tabs>
              <w:tab w:val="left" w:pos="400"/>
              <w:tab w:val="right" w:leader="dot" w:pos="9620"/>
            </w:tabs>
            <w:rPr>
              <w:rFonts w:eastAsiaTheme="minorEastAsia"/>
              <w:noProof/>
              <w:sz w:val="24"/>
              <w:szCs w:val="24"/>
              <w:lang w:val="es-AR" w:eastAsia="es-MX"/>
            </w:rPr>
          </w:pPr>
          <w:hyperlink w:anchor="_Toc123208194" w:history="1">
            <w:r w:rsidR="00E2047D" w:rsidRPr="0040761D">
              <w:rPr>
                <w:rStyle w:val="Hyperlink"/>
                <w:rFonts w:ascii="Verdana" w:hAnsi="Verdana"/>
                <w:noProof/>
              </w:rPr>
              <w:t>i.</w:t>
            </w:r>
            <w:r w:rsidR="00E2047D">
              <w:rPr>
                <w:rFonts w:eastAsiaTheme="minorEastAsia"/>
                <w:noProof/>
                <w:sz w:val="24"/>
                <w:szCs w:val="24"/>
                <w:lang w:val="es-AR" w:eastAsia="es-MX"/>
              </w:rPr>
              <w:tab/>
            </w:r>
            <w:r w:rsidR="00E2047D" w:rsidRPr="0040761D">
              <w:rPr>
                <w:rStyle w:val="Hyperlink"/>
                <w:rFonts w:ascii="Verdana" w:hAnsi="Verdana"/>
                <w:noProof/>
              </w:rPr>
              <w:t>Descripción detallada del reporte</w:t>
            </w:r>
            <w:r w:rsidR="00E2047D">
              <w:rPr>
                <w:noProof/>
                <w:webHidden/>
              </w:rPr>
              <w:tab/>
            </w:r>
            <w:r w:rsidR="00E2047D">
              <w:rPr>
                <w:noProof/>
                <w:webHidden/>
              </w:rPr>
              <w:fldChar w:fldCharType="begin"/>
            </w:r>
            <w:r w:rsidR="00E2047D">
              <w:rPr>
                <w:noProof/>
                <w:webHidden/>
              </w:rPr>
              <w:instrText xml:space="preserve"> PAGEREF _Toc123208194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4158245B" w14:textId="3260531A" w:rsidR="00E2047D" w:rsidRDefault="00000000">
          <w:pPr>
            <w:pStyle w:val="TOC1"/>
            <w:tabs>
              <w:tab w:val="left" w:pos="720"/>
              <w:tab w:val="right" w:leader="dot" w:pos="9620"/>
            </w:tabs>
            <w:rPr>
              <w:rFonts w:eastAsiaTheme="minorEastAsia"/>
              <w:noProof/>
              <w:sz w:val="24"/>
              <w:szCs w:val="24"/>
              <w:lang w:val="es-AR" w:eastAsia="es-MX"/>
            </w:rPr>
          </w:pPr>
          <w:hyperlink w:anchor="_Toc123208195" w:history="1">
            <w:r w:rsidR="00E2047D" w:rsidRPr="0040761D">
              <w:rPr>
                <w:rStyle w:val="Hyperlink"/>
                <w:rFonts w:ascii="Verdana" w:hAnsi="Verdana"/>
                <w:noProof/>
              </w:rPr>
              <w:t>ii.</w:t>
            </w:r>
            <w:r w:rsidR="00E2047D">
              <w:rPr>
                <w:rFonts w:eastAsiaTheme="minorEastAsia"/>
                <w:noProof/>
                <w:sz w:val="24"/>
                <w:szCs w:val="24"/>
                <w:lang w:val="es-AR" w:eastAsia="es-MX"/>
              </w:rPr>
              <w:tab/>
            </w:r>
            <w:r w:rsidR="00E2047D" w:rsidRPr="0040761D">
              <w:rPr>
                <w:rStyle w:val="Hyperlink"/>
                <w:rFonts w:ascii="Verdana" w:hAnsi="Verdana"/>
                <w:noProof/>
              </w:rPr>
              <w:t>Criterios de Selección</w:t>
            </w:r>
            <w:r w:rsidR="00E2047D">
              <w:rPr>
                <w:noProof/>
                <w:webHidden/>
              </w:rPr>
              <w:tab/>
            </w:r>
            <w:r w:rsidR="00E2047D">
              <w:rPr>
                <w:noProof/>
                <w:webHidden/>
              </w:rPr>
              <w:fldChar w:fldCharType="begin"/>
            </w:r>
            <w:r w:rsidR="00E2047D">
              <w:rPr>
                <w:noProof/>
                <w:webHidden/>
              </w:rPr>
              <w:instrText xml:space="preserve"> PAGEREF _Toc123208195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6D778F79" w14:textId="29C3C705" w:rsidR="00E2047D" w:rsidRDefault="00000000">
          <w:pPr>
            <w:pStyle w:val="TOC1"/>
            <w:tabs>
              <w:tab w:val="left" w:pos="720"/>
              <w:tab w:val="right" w:leader="dot" w:pos="9620"/>
            </w:tabs>
            <w:rPr>
              <w:rFonts w:eastAsiaTheme="minorEastAsia"/>
              <w:noProof/>
              <w:sz w:val="24"/>
              <w:szCs w:val="24"/>
              <w:lang w:val="es-AR" w:eastAsia="es-MX"/>
            </w:rPr>
          </w:pPr>
          <w:hyperlink w:anchor="_Toc123208196" w:history="1">
            <w:r w:rsidR="00E2047D" w:rsidRPr="0040761D">
              <w:rPr>
                <w:rStyle w:val="Hyperlink"/>
                <w:rFonts w:ascii="Verdana" w:hAnsi="Verdana"/>
                <w:noProof/>
              </w:rPr>
              <w:t>iii.</w:t>
            </w:r>
            <w:r w:rsidR="00E2047D">
              <w:rPr>
                <w:rFonts w:eastAsiaTheme="minorEastAsia"/>
                <w:noProof/>
                <w:sz w:val="24"/>
                <w:szCs w:val="24"/>
                <w:lang w:val="es-AR" w:eastAsia="es-MX"/>
              </w:rPr>
              <w:tab/>
            </w:r>
            <w:r w:rsidR="00E2047D" w:rsidRPr="0040761D">
              <w:rPr>
                <w:rStyle w:val="Hyperlink"/>
                <w:rFonts w:ascii="Verdana" w:hAnsi="Verdana"/>
                <w:noProof/>
              </w:rPr>
              <w:t>Flujo de pantallas/lógica/datos</w:t>
            </w:r>
            <w:r w:rsidR="00E2047D">
              <w:rPr>
                <w:noProof/>
                <w:webHidden/>
              </w:rPr>
              <w:tab/>
            </w:r>
            <w:r w:rsidR="00E2047D">
              <w:rPr>
                <w:noProof/>
                <w:webHidden/>
              </w:rPr>
              <w:fldChar w:fldCharType="begin"/>
            </w:r>
            <w:r w:rsidR="00E2047D">
              <w:rPr>
                <w:noProof/>
                <w:webHidden/>
              </w:rPr>
              <w:instrText xml:space="preserve"> PAGEREF _Toc123208196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1EC7FBB0" w14:textId="2CD19CDD" w:rsidR="00E2047D" w:rsidRDefault="00000000">
          <w:pPr>
            <w:pStyle w:val="TOC1"/>
            <w:tabs>
              <w:tab w:val="left" w:pos="720"/>
              <w:tab w:val="right" w:leader="dot" w:pos="9620"/>
            </w:tabs>
            <w:rPr>
              <w:rFonts w:eastAsiaTheme="minorEastAsia"/>
              <w:noProof/>
              <w:sz w:val="24"/>
              <w:szCs w:val="24"/>
              <w:lang w:val="es-AR" w:eastAsia="es-MX"/>
            </w:rPr>
          </w:pPr>
          <w:hyperlink w:anchor="_Toc123208197" w:history="1">
            <w:r w:rsidR="00E2047D" w:rsidRPr="0040761D">
              <w:rPr>
                <w:rStyle w:val="Hyperlink"/>
                <w:rFonts w:ascii="Verdana" w:hAnsi="Verdana"/>
                <w:noProof/>
              </w:rPr>
              <w:t>iv.</w:t>
            </w:r>
            <w:r w:rsidR="00E2047D">
              <w:rPr>
                <w:rFonts w:eastAsiaTheme="minorEastAsia"/>
                <w:noProof/>
                <w:sz w:val="24"/>
                <w:szCs w:val="24"/>
                <w:lang w:val="es-AR" w:eastAsia="es-MX"/>
              </w:rPr>
              <w:tab/>
            </w:r>
            <w:r w:rsidR="00E2047D" w:rsidRPr="0040761D">
              <w:rPr>
                <w:rStyle w:val="Hyperlink"/>
                <w:rFonts w:ascii="Verdana" w:hAnsi="Verdana"/>
                <w:noProof/>
              </w:rPr>
              <w:t>Descripción de los Datos</w:t>
            </w:r>
            <w:r w:rsidR="00E2047D">
              <w:rPr>
                <w:noProof/>
                <w:webHidden/>
              </w:rPr>
              <w:tab/>
            </w:r>
            <w:r w:rsidR="00E2047D">
              <w:rPr>
                <w:noProof/>
                <w:webHidden/>
              </w:rPr>
              <w:fldChar w:fldCharType="begin"/>
            </w:r>
            <w:r w:rsidR="00E2047D">
              <w:rPr>
                <w:noProof/>
                <w:webHidden/>
              </w:rPr>
              <w:instrText xml:space="preserve"> PAGEREF _Toc123208197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790F439C" w14:textId="32F6C56A" w:rsidR="00E2047D" w:rsidRDefault="00000000">
          <w:pPr>
            <w:pStyle w:val="TOC1"/>
            <w:tabs>
              <w:tab w:val="left" w:pos="720"/>
              <w:tab w:val="right" w:leader="dot" w:pos="9620"/>
            </w:tabs>
            <w:rPr>
              <w:rFonts w:eastAsiaTheme="minorEastAsia"/>
              <w:noProof/>
              <w:sz w:val="24"/>
              <w:szCs w:val="24"/>
              <w:lang w:val="es-AR" w:eastAsia="es-MX"/>
            </w:rPr>
          </w:pPr>
          <w:hyperlink w:anchor="_Toc123208198" w:history="1">
            <w:r w:rsidR="00E2047D" w:rsidRPr="0040761D">
              <w:rPr>
                <w:rStyle w:val="Hyperlink"/>
                <w:rFonts w:ascii="Verdana" w:hAnsi="Verdana"/>
                <w:noProof/>
              </w:rPr>
              <w:t>v.</w:t>
            </w:r>
            <w:r w:rsidR="00E2047D">
              <w:rPr>
                <w:rFonts w:eastAsiaTheme="minorEastAsia"/>
                <w:noProof/>
                <w:sz w:val="24"/>
                <w:szCs w:val="24"/>
                <w:lang w:val="es-AR" w:eastAsia="es-MX"/>
              </w:rPr>
              <w:tab/>
            </w:r>
            <w:r w:rsidR="00E2047D" w:rsidRPr="0040761D">
              <w:rPr>
                <w:rStyle w:val="Hyperlink"/>
                <w:rFonts w:ascii="Verdana" w:hAnsi="Verdana"/>
                <w:noProof/>
              </w:rPr>
              <w:t>Modalidad de salida</w:t>
            </w:r>
            <w:r w:rsidR="00E2047D">
              <w:rPr>
                <w:noProof/>
                <w:webHidden/>
              </w:rPr>
              <w:tab/>
            </w:r>
            <w:r w:rsidR="00E2047D">
              <w:rPr>
                <w:noProof/>
                <w:webHidden/>
              </w:rPr>
              <w:fldChar w:fldCharType="begin"/>
            </w:r>
            <w:r w:rsidR="00E2047D">
              <w:rPr>
                <w:noProof/>
                <w:webHidden/>
              </w:rPr>
              <w:instrText xml:space="preserve"> PAGEREF _Toc123208198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59A1AC1C" w14:textId="55DE96FA" w:rsidR="00E2047D" w:rsidRDefault="00000000">
          <w:pPr>
            <w:pStyle w:val="TOC1"/>
            <w:tabs>
              <w:tab w:val="left" w:pos="720"/>
              <w:tab w:val="right" w:leader="dot" w:pos="9620"/>
            </w:tabs>
            <w:rPr>
              <w:rFonts w:eastAsiaTheme="minorEastAsia"/>
              <w:noProof/>
              <w:sz w:val="24"/>
              <w:szCs w:val="24"/>
              <w:lang w:val="es-AR" w:eastAsia="es-MX"/>
            </w:rPr>
          </w:pPr>
          <w:hyperlink w:anchor="_Toc123208199" w:history="1">
            <w:r w:rsidR="00E2047D" w:rsidRPr="0040761D">
              <w:rPr>
                <w:rStyle w:val="Hyperlink"/>
                <w:rFonts w:ascii="Verdana" w:hAnsi="Verdana"/>
                <w:noProof/>
              </w:rPr>
              <w:t>vi.</w:t>
            </w:r>
            <w:r w:rsidR="00E2047D">
              <w:rPr>
                <w:rFonts w:eastAsiaTheme="minorEastAsia"/>
                <w:noProof/>
                <w:sz w:val="24"/>
                <w:szCs w:val="24"/>
                <w:lang w:val="es-AR" w:eastAsia="es-MX"/>
              </w:rPr>
              <w:tab/>
            </w:r>
            <w:r w:rsidR="00E2047D" w:rsidRPr="0040761D">
              <w:rPr>
                <w:rStyle w:val="Hyperlink"/>
                <w:rFonts w:ascii="Verdana" w:hAnsi="Verdana"/>
                <w:noProof/>
              </w:rPr>
              <w:t>Diseño del Reporte</w:t>
            </w:r>
            <w:r w:rsidR="00E2047D">
              <w:rPr>
                <w:noProof/>
                <w:webHidden/>
              </w:rPr>
              <w:tab/>
            </w:r>
            <w:r w:rsidR="00E2047D">
              <w:rPr>
                <w:noProof/>
                <w:webHidden/>
              </w:rPr>
              <w:fldChar w:fldCharType="begin"/>
            </w:r>
            <w:r w:rsidR="00E2047D">
              <w:rPr>
                <w:noProof/>
                <w:webHidden/>
              </w:rPr>
              <w:instrText xml:space="preserve"> PAGEREF _Toc123208199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2A549281" w14:textId="0B757AF9" w:rsidR="00E2047D" w:rsidRDefault="00000000">
          <w:pPr>
            <w:pStyle w:val="TOC1"/>
            <w:tabs>
              <w:tab w:val="left" w:pos="720"/>
              <w:tab w:val="right" w:leader="dot" w:pos="9620"/>
            </w:tabs>
            <w:rPr>
              <w:rFonts w:eastAsiaTheme="minorEastAsia"/>
              <w:noProof/>
              <w:sz w:val="24"/>
              <w:szCs w:val="24"/>
              <w:lang w:val="es-AR" w:eastAsia="es-MX"/>
            </w:rPr>
          </w:pPr>
          <w:hyperlink w:anchor="_Toc123208200" w:history="1">
            <w:r w:rsidR="00E2047D" w:rsidRPr="0040761D">
              <w:rPr>
                <w:rStyle w:val="Hyperlink"/>
                <w:rFonts w:ascii="Verdana" w:hAnsi="Verdana"/>
                <w:noProof/>
              </w:rPr>
              <w:t>vii.</w:t>
            </w:r>
            <w:r w:rsidR="00E2047D">
              <w:rPr>
                <w:rFonts w:eastAsiaTheme="minorEastAsia"/>
                <w:noProof/>
                <w:sz w:val="24"/>
                <w:szCs w:val="24"/>
                <w:lang w:val="es-AR" w:eastAsia="es-MX"/>
              </w:rPr>
              <w:tab/>
            </w:r>
            <w:r w:rsidR="00E2047D" w:rsidRPr="0040761D">
              <w:rPr>
                <w:rStyle w:val="Hyperlink"/>
                <w:rFonts w:ascii="Verdana" w:hAnsi="Verdana"/>
                <w:noProof/>
              </w:rPr>
              <w:t>Cortes de página</w:t>
            </w:r>
            <w:r w:rsidR="00E2047D">
              <w:rPr>
                <w:noProof/>
                <w:webHidden/>
              </w:rPr>
              <w:tab/>
            </w:r>
            <w:r w:rsidR="00E2047D">
              <w:rPr>
                <w:noProof/>
                <w:webHidden/>
              </w:rPr>
              <w:fldChar w:fldCharType="begin"/>
            </w:r>
            <w:r w:rsidR="00E2047D">
              <w:rPr>
                <w:noProof/>
                <w:webHidden/>
              </w:rPr>
              <w:instrText xml:space="preserve"> PAGEREF _Toc123208200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09851AA9" w14:textId="2BDDA386" w:rsidR="00E2047D" w:rsidRDefault="00000000">
          <w:pPr>
            <w:pStyle w:val="TOC1"/>
            <w:tabs>
              <w:tab w:val="left" w:pos="720"/>
              <w:tab w:val="right" w:leader="dot" w:pos="9620"/>
            </w:tabs>
            <w:rPr>
              <w:rFonts w:eastAsiaTheme="minorEastAsia"/>
              <w:noProof/>
              <w:sz w:val="24"/>
              <w:szCs w:val="24"/>
              <w:lang w:val="es-AR" w:eastAsia="es-MX"/>
            </w:rPr>
          </w:pPr>
          <w:hyperlink w:anchor="_Toc123208201" w:history="1">
            <w:r w:rsidR="00E2047D" w:rsidRPr="0040761D">
              <w:rPr>
                <w:rStyle w:val="Hyperlink"/>
                <w:rFonts w:ascii="Verdana" w:hAnsi="Verdana"/>
                <w:noProof/>
              </w:rPr>
              <w:t>viii.</w:t>
            </w:r>
            <w:r w:rsidR="00E2047D">
              <w:rPr>
                <w:rFonts w:eastAsiaTheme="minorEastAsia"/>
                <w:noProof/>
                <w:sz w:val="24"/>
                <w:szCs w:val="24"/>
                <w:lang w:val="es-AR" w:eastAsia="es-MX"/>
              </w:rPr>
              <w:tab/>
            </w:r>
            <w:r w:rsidR="00E2047D" w:rsidRPr="0040761D">
              <w:rPr>
                <w:rStyle w:val="Hyperlink"/>
                <w:rFonts w:ascii="Verdana" w:hAnsi="Verdana"/>
                <w:noProof/>
              </w:rPr>
              <w:t>Diagrama de Sumarización del reporte / Criterio de ordenamiento</w:t>
            </w:r>
            <w:r w:rsidR="00E2047D">
              <w:rPr>
                <w:noProof/>
                <w:webHidden/>
              </w:rPr>
              <w:tab/>
            </w:r>
            <w:r w:rsidR="00E2047D">
              <w:rPr>
                <w:noProof/>
                <w:webHidden/>
              </w:rPr>
              <w:fldChar w:fldCharType="begin"/>
            </w:r>
            <w:r w:rsidR="00E2047D">
              <w:rPr>
                <w:noProof/>
                <w:webHidden/>
              </w:rPr>
              <w:instrText xml:space="preserve"> PAGEREF _Toc123208201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525C76EC" w14:textId="6F42954E" w:rsidR="00E2047D" w:rsidRDefault="00000000">
          <w:pPr>
            <w:pStyle w:val="TOC1"/>
            <w:tabs>
              <w:tab w:val="left" w:pos="720"/>
              <w:tab w:val="right" w:leader="dot" w:pos="9620"/>
            </w:tabs>
            <w:rPr>
              <w:rFonts w:eastAsiaTheme="minorEastAsia"/>
              <w:noProof/>
              <w:sz w:val="24"/>
              <w:szCs w:val="24"/>
              <w:lang w:val="es-AR" w:eastAsia="es-MX"/>
            </w:rPr>
          </w:pPr>
          <w:hyperlink w:anchor="_Toc123208202" w:history="1">
            <w:r w:rsidR="00E2047D" w:rsidRPr="0040761D">
              <w:rPr>
                <w:rStyle w:val="Hyperlink"/>
                <w:rFonts w:ascii="Verdana" w:hAnsi="Verdana"/>
                <w:noProof/>
              </w:rPr>
              <w:t>b.</w:t>
            </w:r>
            <w:r w:rsidR="00E2047D">
              <w:rPr>
                <w:rFonts w:eastAsiaTheme="minorEastAsia"/>
                <w:noProof/>
                <w:sz w:val="24"/>
                <w:szCs w:val="24"/>
                <w:lang w:val="es-AR" w:eastAsia="es-MX"/>
              </w:rPr>
              <w:tab/>
            </w:r>
            <w:r w:rsidR="00E2047D" w:rsidRPr="0040761D">
              <w:rPr>
                <w:rStyle w:val="Hyperlink"/>
                <w:rFonts w:ascii="Verdana" w:hAnsi="Verdana"/>
                <w:noProof/>
              </w:rPr>
              <w:t>Formulario</w:t>
            </w:r>
            <w:r w:rsidR="00E2047D">
              <w:rPr>
                <w:noProof/>
                <w:webHidden/>
              </w:rPr>
              <w:tab/>
            </w:r>
            <w:r w:rsidR="00E2047D">
              <w:rPr>
                <w:noProof/>
                <w:webHidden/>
              </w:rPr>
              <w:fldChar w:fldCharType="begin"/>
            </w:r>
            <w:r w:rsidR="00E2047D">
              <w:rPr>
                <w:noProof/>
                <w:webHidden/>
              </w:rPr>
              <w:instrText xml:space="preserve"> PAGEREF _Toc123208202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404B180C" w14:textId="29F48FF2" w:rsidR="00E2047D" w:rsidRDefault="00000000">
          <w:pPr>
            <w:pStyle w:val="TOC1"/>
            <w:tabs>
              <w:tab w:val="right" w:leader="dot" w:pos="9620"/>
            </w:tabs>
            <w:rPr>
              <w:rFonts w:eastAsiaTheme="minorEastAsia"/>
              <w:noProof/>
              <w:sz w:val="24"/>
              <w:szCs w:val="24"/>
              <w:lang w:val="es-AR" w:eastAsia="es-MX"/>
            </w:rPr>
          </w:pPr>
          <w:hyperlink w:anchor="_Toc123208203" w:history="1">
            <w:r w:rsidR="00E2047D" w:rsidRPr="0040761D">
              <w:rPr>
                <w:rStyle w:val="Hyperlink"/>
                <w:noProof/>
              </w:rPr>
              <w:t>N/A</w:t>
            </w:r>
            <w:r w:rsidR="00E2047D">
              <w:rPr>
                <w:noProof/>
                <w:webHidden/>
              </w:rPr>
              <w:tab/>
            </w:r>
            <w:r w:rsidR="00E2047D">
              <w:rPr>
                <w:noProof/>
                <w:webHidden/>
              </w:rPr>
              <w:fldChar w:fldCharType="begin"/>
            </w:r>
            <w:r w:rsidR="00E2047D">
              <w:rPr>
                <w:noProof/>
                <w:webHidden/>
              </w:rPr>
              <w:instrText xml:space="preserve"> PAGEREF _Toc123208203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1BE655CF" w14:textId="3130704F" w:rsidR="00E2047D" w:rsidRDefault="00000000">
          <w:pPr>
            <w:pStyle w:val="TOC1"/>
            <w:tabs>
              <w:tab w:val="left" w:pos="400"/>
              <w:tab w:val="right" w:leader="dot" w:pos="9620"/>
            </w:tabs>
            <w:rPr>
              <w:rFonts w:eastAsiaTheme="minorEastAsia"/>
              <w:noProof/>
              <w:sz w:val="24"/>
              <w:szCs w:val="24"/>
              <w:lang w:val="es-AR" w:eastAsia="es-MX"/>
            </w:rPr>
          </w:pPr>
          <w:hyperlink w:anchor="_Toc123208204" w:history="1">
            <w:r w:rsidR="00E2047D" w:rsidRPr="0040761D">
              <w:rPr>
                <w:rStyle w:val="Hyperlink"/>
                <w:rFonts w:ascii="Verdana" w:hAnsi="Verdana"/>
                <w:noProof/>
              </w:rPr>
              <w:t>i.</w:t>
            </w:r>
            <w:r w:rsidR="00E2047D">
              <w:rPr>
                <w:rFonts w:eastAsiaTheme="minorEastAsia"/>
                <w:noProof/>
                <w:sz w:val="24"/>
                <w:szCs w:val="24"/>
                <w:lang w:val="es-AR" w:eastAsia="es-MX"/>
              </w:rPr>
              <w:tab/>
            </w:r>
            <w:r w:rsidR="00E2047D" w:rsidRPr="0040761D">
              <w:rPr>
                <w:rStyle w:val="Hyperlink"/>
                <w:rFonts w:ascii="Verdana" w:hAnsi="Verdana"/>
                <w:noProof/>
              </w:rPr>
              <w:t>Descripción detallada formularios</w:t>
            </w:r>
            <w:r w:rsidR="00E2047D">
              <w:rPr>
                <w:noProof/>
                <w:webHidden/>
              </w:rPr>
              <w:tab/>
            </w:r>
            <w:r w:rsidR="00E2047D">
              <w:rPr>
                <w:noProof/>
                <w:webHidden/>
              </w:rPr>
              <w:fldChar w:fldCharType="begin"/>
            </w:r>
            <w:r w:rsidR="00E2047D">
              <w:rPr>
                <w:noProof/>
                <w:webHidden/>
              </w:rPr>
              <w:instrText xml:space="preserve"> PAGEREF _Toc123208204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6E76AAAE" w14:textId="49F05296" w:rsidR="00E2047D" w:rsidRDefault="00000000">
          <w:pPr>
            <w:pStyle w:val="TOC1"/>
            <w:tabs>
              <w:tab w:val="left" w:pos="720"/>
              <w:tab w:val="right" w:leader="dot" w:pos="9620"/>
            </w:tabs>
            <w:rPr>
              <w:rFonts w:eastAsiaTheme="minorEastAsia"/>
              <w:noProof/>
              <w:sz w:val="24"/>
              <w:szCs w:val="24"/>
              <w:lang w:val="es-AR" w:eastAsia="es-MX"/>
            </w:rPr>
          </w:pPr>
          <w:hyperlink w:anchor="_Toc123208205" w:history="1">
            <w:r w:rsidR="00E2047D" w:rsidRPr="0040761D">
              <w:rPr>
                <w:rStyle w:val="Hyperlink"/>
                <w:rFonts w:ascii="Verdana" w:hAnsi="Verdana"/>
                <w:noProof/>
              </w:rPr>
              <w:t>ii.</w:t>
            </w:r>
            <w:r w:rsidR="00E2047D">
              <w:rPr>
                <w:rFonts w:eastAsiaTheme="minorEastAsia"/>
                <w:noProof/>
                <w:sz w:val="24"/>
                <w:szCs w:val="24"/>
                <w:lang w:val="es-AR" w:eastAsia="es-MX"/>
              </w:rPr>
              <w:tab/>
            </w:r>
            <w:r w:rsidR="00E2047D" w:rsidRPr="0040761D">
              <w:rPr>
                <w:rStyle w:val="Hyperlink"/>
                <w:rFonts w:ascii="Verdana" w:hAnsi="Verdana"/>
                <w:noProof/>
              </w:rPr>
              <w:t>Matriz de mapeo de datos</w:t>
            </w:r>
            <w:r w:rsidR="00E2047D">
              <w:rPr>
                <w:noProof/>
                <w:webHidden/>
              </w:rPr>
              <w:tab/>
            </w:r>
            <w:r w:rsidR="00E2047D">
              <w:rPr>
                <w:noProof/>
                <w:webHidden/>
              </w:rPr>
              <w:fldChar w:fldCharType="begin"/>
            </w:r>
            <w:r w:rsidR="00E2047D">
              <w:rPr>
                <w:noProof/>
                <w:webHidden/>
              </w:rPr>
              <w:instrText xml:space="preserve"> PAGEREF _Toc123208205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597ED629" w14:textId="25959672" w:rsidR="00E2047D" w:rsidRDefault="00000000">
          <w:pPr>
            <w:pStyle w:val="TOC1"/>
            <w:tabs>
              <w:tab w:val="left" w:pos="720"/>
              <w:tab w:val="right" w:leader="dot" w:pos="9620"/>
            </w:tabs>
            <w:rPr>
              <w:rFonts w:eastAsiaTheme="minorEastAsia"/>
              <w:noProof/>
              <w:sz w:val="24"/>
              <w:szCs w:val="24"/>
              <w:lang w:val="es-AR" w:eastAsia="es-MX"/>
            </w:rPr>
          </w:pPr>
          <w:hyperlink w:anchor="_Toc123208206" w:history="1">
            <w:r w:rsidR="00E2047D" w:rsidRPr="0040761D">
              <w:rPr>
                <w:rStyle w:val="Hyperlink"/>
                <w:rFonts w:ascii="Verdana" w:hAnsi="Verdana"/>
                <w:noProof/>
              </w:rPr>
              <w:t>iii.</w:t>
            </w:r>
            <w:r w:rsidR="00E2047D">
              <w:rPr>
                <w:rFonts w:eastAsiaTheme="minorEastAsia"/>
                <w:noProof/>
                <w:sz w:val="24"/>
                <w:szCs w:val="24"/>
                <w:lang w:val="es-AR" w:eastAsia="es-MX"/>
              </w:rPr>
              <w:tab/>
            </w:r>
            <w:r w:rsidR="00E2047D" w:rsidRPr="0040761D">
              <w:rPr>
                <w:rStyle w:val="Hyperlink"/>
                <w:rFonts w:ascii="Verdana" w:hAnsi="Verdana"/>
                <w:noProof/>
              </w:rPr>
              <w:t>Textos Estándares y Logos</w:t>
            </w:r>
            <w:r w:rsidR="00E2047D">
              <w:rPr>
                <w:noProof/>
                <w:webHidden/>
              </w:rPr>
              <w:tab/>
            </w:r>
            <w:r w:rsidR="00E2047D">
              <w:rPr>
                <w:noProof/>
                <w:webHidden/>
              </w:rPr>
              <w:fldChar w:fldCharType="begin"/>
            </w:r>
            <w:r w:rsidR="00E2047D">
              <w:rPr>
                <w:noProof/>
                <w:webHidden/>
              </w:rPr>
              <w:instrText xml:space="preserve"> PAGEREF _Toc123208206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71EAD3F5" w14:textId="3803C3FF" w:rsidR="00E2047D" w:rsidRDefault="00000000">
          <w:pPr>
            <w:pStyle w:val="TOC1"/>
            <w:tabs>
              <w:tab w:val="left" w:pos="720"/>
              <w:tab w:val="right" w:leader="dot" w:pos="9620"/>
            </w:tabs>
            <w:rPr>
              <w:rFonts w:eastAsiaTheme="minorEastAsia"/>
              <w:noProof/>
              <w:sz w:val="24"/>
              <w:szCs w:val="24"/>
              <w:lang w:val="es-AR" w:eastAsia="es-MX"/>
            </w:rPr>
          </w:pPr>
          <w:hyperlink w:anchor="_Toc123208207" w:history="1">
            <w:r w:rsidR="00E2047D" w:rsidRPr="0040761D">
              <w:rPr>
                <w:rStyle w:val="Hyperlink"/>
                <w:rFonts w:ascii="Verdana" w:hAnsi="Verdana"/>
                <w:noProof/>
              </w:rPr>
              <w:t>1.</w:t>
            </w:r>
            <w:r w:rsidR="00E2047D">
              <w:rPr>
                <w:rFonts w:eastAsiaTheme="minorEastAsia"/>
                <w:noProof/>
                <w:sz w:val="24"/>
                <w:szCs w:val="24"/>
                <w:lang w:val="es-AR" w:eastAsia="es-MX"/>
              </w:rPr>
              <w:tab/>
            </w:r>
            <w:r w:rsidR="00E2047D" w:rsidRPr="0040761D">
              <w:rPr>
                <w:rStyle w:val="Hyperlink"/>
                <w:rFonts w:ascii="Verdana" w:hAnsi="Verdana"/>
                <w:noProof/>
              </w:rPr>
              <w:t>Logos</w:t>
            </w:r>
            <w:r w:rsidR="00E2047D">
              <w:rPr>
                <w:noProof/>
                <w:webHidden/>
              </w:rPr>
              <w:tab/>
            </w:r>
            <w:r w:rsidR="00E2047D">
              <w:rPr>
                <w:noProof/>
                <w:webHidden/>
              </w:rPr>
              <w:fldChar w:fldCharType="begin"/>
            </w:r>
            <w:r w:rsidR="00E2047D">
              <w:rPr>
                <w:noProof/>
                <w:webHidden/>
              </w:rPr>
              <w:instrText xml:space="preserve"> PAGEREF _Toc123208207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58D261E0" w14:textId="15BF0B15" w:rsidR="00E2047D" w:rsidRDefault="00000000">
          <w:pPr>
            <w:pStyle w:val="TOC1"/>
            <w:tabs>
              <w:tab w:val="left" w:pos="720"/>
              <w:tab w:val="right" w:leader="dot" w:pos="9620"/>
            </w:tabs>
            <w:rPr>
              <w:rFonts w:eastAsiaTheme="minorEastAsia"/>
              <w:noProof/>
              <w:sz w:val="24"/>
              <w:szCs w:val="24"/>
              <w:lang w:val="es-AR" w:eastAsia="es-MX"/>
            </w:rPr>
          </w:pPr>
          <w:hyperlink w:anchor="_Toc123208208" w:history="1">
            <w:r w:rsidR="00E2047D" w:rsidRPr="0040761D">
              <w:rPr>
                <w:rStyle w:val="Hyperlink"/>
                <w:rFonts w:ascii="Verdana" w:hAnsi="Verdana"/>
                <w:noProof/>
              </w:rPr>
              <w:t>2.</w:t>
            </w:r>
            <w:r w:rsidR="00E2047D">
              <w:rPr>
                <w:rFonts w:eastAsiaTheme="minorEastAsia"/>
                <w:noProof/>
                <w:sz w:val="24"/>
                <w:szCs w:val="24"/>
                <w:lang w:val="es-AR" w:eastAsia="es-MX"/>
              </w:rPr>
              <w:tab/>
            </w:r>
            <w:r w:rsidR="00E2047D" w:rsidRPr="0040761D">
              <w:rPr>
                <w:rStyle w:val="Hyperlink"/>
                <w:rFonts w:ascii="Verdana" w:hAnsi="Verdana"/>
                <w:noProof/>
              </w:rPr>
              <w:t>Textos estándares</w:t>
            </w:r>
            <w:r w:rsidR="00E2047D">
              <w:rPr>
                <w:noProof/>
                <w:webHidden/>
              </w:rPr>
              <w:tab/>
            </w:r>
            <w:r w:rsidR="00E2047D">
              <w:rPr>
                <w:noProof/>
                <w:webHidden/>
              </w:rPr>
              <w:fldChar w:fldCharType="begin"/>
            </w:r>
            <w:r w:rsidR="00E2047D">
              <w:rPr>
                <w:noProof/>
                <w:webHidden/>
              </w:rPr>
              <w:instrText xml:space="preserve"> PAGEREF _Toc123208208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1A01C297" w14:textId="2E22FF25" w:rsidR="00E2047D" w:rsidRDefault="00000000">
          <w:pPr>
            <w:pStyle w:val="TOC1"/>
            <w:tabs>
              <w:tab w:val="left" w:pos="720"/>
              <w:tab w:val="right" w:leader="dot" w:pos="9620"/>
            </w:tabs>
            <w:rPr>
              <w:rFonts w:eastAsiaTheme="minorEastAsia"/>
              <w:noProof/>
              <w:sz w:val="24"/>
              <w:szCs w:val="24"/>
              <w:lang w:val="es-AR" w:eastAsia="es-MX"/>
            </w:rPr>
          </w:pPr>
          <w:hyperlink w:anchor="_Toc123208209" w:history="1">
            <w:r w:rsidR="00E2047D" w:rsidRPr="0040761D">
              <w:rPr>
                <w:rStyle w:val="Hyperlink"/>
                <w:rFonts w:ascii="Verdana" w:hAnsi="Verdana"/>
                <w:noProof/>
              </w:rPr>
              <w:t>iv.</w:t>
            </w:r>
            <w:r w:rsidR="00E2047D">
              <w:rPr>
                <w:rFonts w:eastAsiaTheme="minorEastAsia"/>
                <w:noProof/>
                <w:sz w:val="24"/>
                <w:szCs w:val="24"/>
                <w:lang w:val="es-AR" w:eastAsia="es-MX"/>
              </w:rPr>
              <w:tab/>
            </w:r>
            <w:r w:rsidR="00E2047D" w:rsidRPr="0040761D">
              <w:rPr>
                <w:rStyle w:val="Hyperlink"/>
                <w:rFonts w:ascii="Verdana" w:hAnsi="Verdana"/>
                <w:noProof/>
              </w:rPr>
              <w:t>Diseño del formulario</w:t>
            </w:r>
            <w:r w:rsidR="00E2047D">
              <w:rPr>
                <w:noProof/>
                <w:webHidden/>
              </w:rPr>
              <w:tab/>
            </w:r>
            <w:r w:rsidR="00E2047D">
              <w:rPr>
                <w:noProof/>
                <w:webHidden/>
              </w:rPr>
              <w:fldChar w:fldCharType="begin"/>
            </w:r>
            <w:r w:rsidR="00E2047D">
              <w:rPr>
                <w:noProof/>
                <w:webHidden/>
              </w:rPr>
              <w:instrText xml:space="preserve"> PAGEREF _Toc123208209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5092EA21" w14:textId="6AECB6A8" w:rsidR="00E2047D" w:rsidRDefault="00000000">
          <w:pPr>
            <w:pStyle w:val="TOC1"/>
            <w:tabs>
              <w:tab w:val="left" w:pos="720"/>
              <w:tab w:val="right" w:leader="dot" w:pos="9620"/>
            </w:tabs>
            <w:rPr>
              <w:rFonts w:eastAsiaTheme="minorEastAsia"/>
              <w:noProof/>
              <w:sz w:val="24"/>
              <w:szCs w:val="24"/>
              <w:lang w:val="es-AR" w:eastAsia="es-MX"/>
            </w:rPr>
          </w:pPr>
          <w:hyperlink w:anchor="_Toc123208210" w:history="1">
            <w:r w:rsidR="00E2047D" w:rsidRPr="0040761D">
              <w:rPr>
                <w:rStyle w:val="Hyperlink"/>
                <w:rFonts w:ascii="Verdana" w:hAnsi="Verdana"/>
                <w:noProof/>
              </w:rPr>
              <w:t>v.</w:t>
            </w:r>
            <w:r w:rsidR="00E2047D">
              <w:rPr>
                <w:rFonts w:eastAsiaTheme="minorEastAsia"/>
                <w:noProof/>
                <w:sz w:val="24"/>
                <w:szCs w:val="24"/>
                <w:lang w:val="es-AR" w:eastAsia="es-MX"/>
              </w:rPr>
              <w:tab/>
            </w:r>
            <w:r w:rsidR="00E2047D" w:rsidRPr="0040761D">
              <w:rPr>
                <w:rStyle w:val="Hyperlink"/>
                <w:rFonts w:ascii="Verdana" w:hAnsi="Verdana"/>
                <w:noProof/>
              </w:rPr>
              <w:t>Saltos de página</w:t>
            </w:r>
            <w:r w:rsidR="00E2047D">
              <w:rPr>
                <w:noProof/>
                <w:webHidden/>
              </w:rPr>
              <w:tab/>
            </w:r>
            <w:r w:rsidR="00E2047D">
              <w:rPr>
                <w:noProof/>
                <w:webHidden/>
              </w:rPr>
              <w:fldChar w:fldCharType="begin"/>
            </w:r>
            <w:r w:rsidR="00E2047D">
              <w:rPr>
                <w:noProof/>
                <w:webHidden/>
              </w:rPr>
              <w:instrText xml:space="preserve"> PAGEREF _Toc123208210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2F2CD492" w14:textId="4F775FE6" w:rsidR="00E2047D" w:rsidRDefault="00000000">
          <w:pPr>
            <w:pStyle w:val="TOC1"/>
            <w:tabs>
              <w:tab w:val="left" w:pos="720"/>
              <w:tab w:val="right" w:leader="dot" w:pos="9620"/>
            </w:tabs>
            <w:rPr>
              <w:rFonts w:eastAsiaTheme="minorEastAsia"/>
              <w:noProof/>
              <w:sz w:val="24"/>
              <w:szCs w:val="24"/>
              <w:lang w:val="es-AR" w:eastAsia="es-MX"/>
            </w:rPr>
          </w:pPr>
          <w:hyperlink w:anchor="_Toc123208211" w:history="1">
            <w:r w:rsidR="00E2047D" w:rsidRPr="0040761D">
              <w:rPr>
                <w:rStyle w:val="Hyperlink"/>
                <w:rFonts w:ascii="Verdana" w:hAnsi="Verdana"/>
                <w:noProof/>
              </w:rPr>
              <w:t>vi.</w:t>
            </w:r>
            <w:r w:rsidR="00E2047D">
              <w:rPr>
                <w:rFonts w:eastAsiaTheme="minorEastAsia"/>
                <w:noProof/>
                <w:sz w:val="24"/>
                <w:szCs w:val="24"/>
                <w:lang w:val="es-AR" w:eastAsia="es-MX"/>
              </w:rPr>
              <w:tab/>
            </w:r>
            <w:r w:rsidR="00E2047D" w:rsidRPr="0040761D">
              <w:rPr>
                <w:rStyle w:val="Hyperlink"/>
                <w:rFonts w:ascii="Verdana" w:hAnsi="Verdana"/>
                <w:noProof/>
              </w:rPr>
              <w:t>Detalle del diseño</w:t>
            </w:r>
            <w:r w:rsidR="00E2047D">
              <w:rPr>
                <w:noProof/>
                <w:webHidden/>
              </w:rPr>
              <w:tab/>
            </w:r>
            <w:r w:rsidR="00E2047D">
              <w:rPr>
                <w:noProof/>
                <w:webHidden/>
              </w:rPr>
              <w:fldChar w:fldCharType="begin"/>
            </w:r>
            <w:r w:rsidR="00E2047D">
              <w:rPr>
                <w:noProof/>
                <w:webHidden/>
              </w:rPr>
              <w:instrText xml:space="preserve"> PAGEREF _Toc123208211 \h </w:instrText>
            </w:r>
            <w:r w:rsidR="00E2047D">
              <w:rPr>
                <w:noProof/>
                <w:webHidden/>
              </w:rPr>
            </w:r>
            <w:r w:rsidR="00E2047D">
              <w:rPr>
                <w:noProof/>
                <w:webHidden/>
              </w:rPr>
              <w:fldChar w:fldCharType="separate"/>
            </w:r>
            <w:r w:rsidR="00E2047D">
              <w:rPr>
                <w:noProof/>
                <w:webHidden/>
              </w:rPr>
              <w:t>7</w:t>
            </w:r>
            <w:r w:rsidR="00E2047D">
              <w:rPr>
                <w:noProof/>
                <w:webHidden/>
              </w:rPr>
              <w:fldChar w:fldCharType="end"/>
            </w:r>
          </w:hyperlink>
        </w:p>
        <w:p w14:paraId="65E3C40C" w14:textId="58BED577" w:rsidR="00E2047D" w:rsidRDefault="00000000">
          <w:pPr>
            <w:pStyle w:val="TOC1"/>
            <w:tabs>
              <w:tab w:val="left" w:pos="720"/>
              <w:tab w:val="right" w:leader="dot" w:pos="9620"/>
            </w:tabs>
            <w:rPr>
              <w:rFonts w:eastAsiaTheme="minorEastAsia"/>
              <w:noProof/>
              <w:sz w:val="24"/>
              <w:szCs w:val="24"/>
              <w:lang w:val="es-AR" w:eastAsia="es-MX"/>
            </w:rPr>
          </w:pPr>
          <w:hyperlink w:anchor="_Toc123208212" w:history="1">
            <w:r w:rsidR="00E2047D" w:rsidRPr="0040761D">
              <w:rPr>
                <w:rStyle w:val="Hyperlink"/>
                <w:rFonts w:ascii="Verdana" w:hAnsi="Verdana"/>
                <w:noProof/>
              </w:rPr>
              <w:t>c.</w:t>
            </w:r>
            <w:r w:rsidR="00E2047D">
              <w:rPr>
                <w:rFonts w:eastAsiaTheme="minorEastAsia"/>
                <w:noProof/>
                <w:sz w:val="24"/>
                <w:szCs w:val="24"/>
                <w:lang w:val="es-AR" w:eastAsia="es-MX"/>
              </w:rPr>
              <w:tab/>
            </w:r>
            <w:r w:rsidR="00E2047D" w:rsidRPr="0040761D">
              <w:rPr>
                <w:rStyle w:val="Hyperlink"/>
                <w:rFonts w:ascii="Verdana" w:hAnsi="Verdana"/>
                <w:noProof/>
              </w:rPr>
              <w:t>Interfaz</w:t>
            </w:r>
            <w:r w:rsidR="00E2047D">
              <w:rPr>
                <w:noProof/>
                <w:webHidden/>
              </w:rPr>
              <w:tab/>
            </w:r>
            <w:r w:rsidR="00E2047D">
              <w:rPr>
                <w:noProof/>
                <w:webHidden/>
              </w:rPr>
              <w:fldChar w:fldCharType="begin"/>
            </w:r>
            <w:r w:rsidR="00E2047D">
              <w:rPr>
                <w:noProof/>
                <w:webHidden/>
              </w:rPr>
              <w:instrText xml:space="preserve"> PAGEREF _Toc123208212 \h </w:instrText>
            </w:r>
            <w:r w:rsidR="00E2047D">
              <w:rPr>
                <w:noProof/>
                <w:webHidden/>
              </w:rPr>
            </w:r>
            <w:r w:rsidR="00E2047D">
              <w:rPr>
                <w:noProof/>
                <w:webHidden/>
              </w:rPr>
              <w:fldChar w:fldCharType="separate"/>
            </w:r>
            <w:r w:rsidR="00E2047D">
              <w:rPr>
                <w:noProof/>
                <w:webHidden/>
              </w:rPr>
              <w:t>8</w:t>
            </w:r>
            <w:r w:rsidR="00E2047D">
              <w:rPr>
                <w:noProof/>
                <w:webHidden/>
              </w:rPr>
              <w:fldChar w:fldCharType="end"/>
            </w:r>
          </w:hyperlink>
        </w:p>
        <w:p w14:paraId="6DE4E67C" w14:textId="4C8CF744" w:rsidR="00E2047D" w:rsidRDefault="00000000">
          <w:pPr>
            <w:pStyle w:val="TOC1"/>
            <w:tabs>
              <w:tab w:val="left" w:pos="400"/>
              <w:tab w:val="right" w:leader="dot" w:pos="9620"/>
            </w:tabs>
            <w:rPr>
              <w:rFonts w:eastAsiaTheme="minorEastAsia"/>
              <w:noProof/>
              <w:sz w:val="24"/>
              <w:szCs w:val="24"/>
              <w:lang w:val="es-AR" w:eastAsia="es-MX"/>
            </w:rPr>
          </w:pPr>
          <w:hyperlink w:anchor="_Toc123208213" w:history="1">
            <w:r w:rsidR="00E2047D" w:rsidRPr="0040761D">
              <w:rPr>
                <w:rStyle w:val="Hyperlink"/>
                <w:rFonts w:ascii="Verdana" w:hAnsi="Verdana"/>
                <w:noProof/>
              </w:rPr>
              <w:t>i.</w:t>
            </w:r>
            <w:r w:rsidR="00E2047D">
              <w:rPr>
                <w:rFonts w:eastAsiaTheme="minorEastAsia"/>
                <w:noProof/>
                <w:sz w:val="24"/>
                <w:szCs w:val="24"/>
                <w:lang w:val="es-AR" w:eastAsia="es-MX"/>
              </w:rPr>
              <w:tab/>
            </w:r>
            <w:r w:rsidR="00E2047D" w:rsidRPr="0040761D">
              <w:rPr>
                <w:rStyle w:val="Hyperlink"/>
                <w:rFonts w:ascii="Verdana" w:hAnsi="Verdana"/>
                <w:noProof/>
              </w:rPr>
              <w:t>Descripción detallada de la Interfaz.</w:t>
            </w:r>
            <w:r w:rsidR="00E2047D">
              <w:rPr>
                <w:noProof/>
                <w:webHidden/>
              </w:rPr>
              <w:tab/>
            </w:r>
            <w:r w:rsidR="00E2047D">
              <w:rPr>
                <w:noProof/>
                <w:webHidden/>
              </w:rPr>
              <w:fldChar w:fldCharType="begin"/>
            </w:r>
            <w:r w:rsidR="00E2047D">
              <w:rPr>
                <w:noProof/>
                <w:webHidden/>
              </w:rPr>
              <w:instrText xml:space="preserve"> PAGEREF _Toc123208213 \h </w:instrText>
            </w:r>
            <w:r w:rsidR="00E2047D">
              <w:rPr>
                <w:noProof/>
                <w:webHidden/>
              </w:rPr>
            </w:r>
            <w:r w:rsidR="00E2047D">
              <w:rPr>
                <w:noProof/>
                <w:webHidden/>
              </w:rPr>
              <w:fldChar w:fldCharType="separate"/>
            </w:r>
            <w:r w:rsidR="00E2047D">
              <w:rPr>
                <w:noProof/>
                <w:webHidden/>
              </w:rPr>
              <w:t>8</w:t>
            </w:r>
            <w:r w:rsidR="00E2047D">
              <w:rPr>
                <w:noProof/>
                <w:webHidden/>
              </w:rPr>
              <w:fldChar w:fldCharType="end"/>
            </w:r>
          </w:hyperlink>
        </w:p>
        <w:p w14:paraId="016B12FE" w14:textId="625D9C84" w:rsidR="00E2047D" w:rsidRDefault="00000000">
          <w:pPr>
            <w:pStyle w:val="TOC1"/>
            <w:tabs>
              <w:tab w:val="left" w:pos="720"/>
              <w:tab w:val="right" w:leader="dot" w:pos="9620"/>
            </w:tabs>
            <w:rPr>
              <w:rFonts w:eastAsiaTheme="minorEastAsia"/>
              <w:noProof/>
              <w:sz w:val="24"/>
              <w:szCs w:val="24"/>
              <w:lang w:val="es-AR" w:eastAsia="es-MX"/>
            </w:rPr>
          </w:pPr>
          <w:hyperlink w:anchor="_Toc123208214" w:history="1">
            <w:r w:rsidR="00E2047D" w:rsidRPr="0040761D">
              <w:rPr>
                <w:rStyle w:val="Hyperlink"/>
                <w:rFonts w:ascii="Verdana" w:hAnsi="Verdana"/>
                <w:noProof/>
              </w:rPr>
              <w:t>1.</w:t>
            </w:r>
            <w:r w:rsidR="00E2047D">
              <w:rPr>
                <w:rFonts w:eastAsiaTheme="minorEastAsia"/>
                <w:noProof/>
                <w:sz w:val="24"/>
                <w:szCs w:val="24"/>
                <w:lang w:val="es-AR" w:eastAsia="es-MX"/>
              </w:rPr>
              <w:tab/>
            </w:r>
            <w:r w:rsidR="00E2047D" w:rsidRPr="0040761D">
              <w:rPr>
                <w:rStyle w:val="Hyperlink"/>
                <w:rFonts w:ascii="Verdana" w:hAnsi="Verdana"/>
                <w:noProof/>
              </w:rPr>
              <w:t>Lógica de procesamiento.</w:t>
            </w:r>
            <w:r w:rsidR="00E2047D">
              <w:rPr>
                <w:noProof/>
                <w:webHidden/>
              </w:rPr>
              <w:tab/>
            </w:r>
            <w:r w:rsidR="00E2047D">
              <w:rPr>
                <w:noProof/>
                <w:webHidden/>
              </w:rPr>
              <w:fldChar w:fldCharType="begin"/>
            </w:r>
            <w:r w:rsidR="00E2047D">
              <w:rPr>
                <w:noProof/>
                <w:webHidden/>
              </w:rPr>
              <w:instrText xml:space="preserve"> PAGEREF _Toc123208214 \h </w:instrText>
            </w:r>
            <w:r w:rsidR="00E2047D">
              <w:rPr>
                <w:noProof/>
                <w:webHidden/>
              </w:rPr>
            </w:r>
            <w:r w:rsidR="00E2047D">
              <w:rPr>
                <w:noProof/>
                <w:webHidden/>
              </w:rPr>
              <w:fldChar w:fldCharType="separate"/>
            </w:r>
            <w:r w:rsidR="00E2047D">
              <w:rPr>
                <w:noProof/>
                <w:webHidden/>
              </w:rPr>
              <w:t>8</w:t>
            </w:r>
            <w:r w:rsidR="00E2047D">
              <w:rPr>
                <w:noProof/>
                <w:webHidden/>
              </w:rPr>
              <w:fldChar w:fldCharType="end"/>
            </w:r>
          </w:hyperlink>
        </w:p>
        <w:p w14:paraId="03C45C24" w14:textId="4B8C7F09" w:rsidR="00E2047D" w:rsidRDefault="00000000">
          <w:pPr>
            <w:pStyle w:val="TOC1"/>
            <w:tabs>
              <w:tab w:val="left" w:pos="720"/>
              <w:tab w:val="right" w:leader="dot" w:pos="9620"/>
            </w:tabs>
            <w:rPr>
              <w:rFonts w:eastAsiaTheme="minorEastAsia"/>
              <w:noProof/>
              <w:sz w:val="24"/>
              <w:szCs w:val="24"/>
              <w:lang w:val="es-AR" w:eastAsia="es-MX"/>
            </w:rPr>
          </w:pPr>
          <w:hyperlink w:anchor="_Toc123208215" w:history="1">
            <w:r w:rsidR="00E2047D" w:rsidRPr="0040761D">
              <w:rPr>
                <w:rStyle w:val="Hyperlink"/>
                <w:rFonts w:ascii="Verdana" w:hAnsi="Verdana"/>
                <w:noProof/>
              </w:rPr>
              <w:t>2.</w:t>
            </w:r>
            <w:r w:rsidR="00E2047D">
              <w:rPr>
                <w:rFonts w:eastAsiaTheme="minorEastAsia"/>
                <w:noProof/>
                <w:sz w:val="24"/>
                <w:szCs w:val="24"/>
                <w:lang w:val="es-AR" w:eastAsia="es-MX"/>
              </w:rPr>
              <w:tab/>
            </w:r>
            <w:r w:rsidR="00E2047D" w:rsidRPr="0040761D">
              <w:rPr>
                <w:rStyle w:val="Hyperlink"/>
                <w:rFonts w:ascii="Verdana" w:hAnsi="Verdana"/>
                <w:noProof/>
              </w:rPr>
              <w:t>Configuración Inicial.</w:t>
            </w:r>
            <w:r w:rsidR="00E2047D">
              <w:rPr>
                <w:noProof/>
                <w:webHidden/>
              </w:rPr>
              <w:tab/>
            </w:r>
            <w:r w:rsidR="00E2047D">
              <w:rPr>
                <w:noProof/>
                <w:webHidden/>
              </w:rPr>
              <w:fldChar w:fldCharType="begin"/>
            </w:r>
            <w:r w:rsidR="00E2047D">
              <w:rPr>
                <w:noProof/>
                <w:webHidden/>
              </w:rPr>
              <w:instrText xml:space="preserve"> PAGEREF _Toc123208215 \h </w:instrText>
            </w:r>
            <w:r w:rsidR="00E2047D">
              <w:rPr>
                <w:noProof/>
                <w:webHidden/>
              </w:rPr>
            </w:r>
            <w:r w:rsidR="00E2047D">
              <w:rPr>
                <w:noProof/>
                <w:webHidden/>
              </w:rPr>
              <w:fldChar w:fldCharType="separate"/>
            </w:r>
            <w:r w:rsidR="00E2047D">
              <w:rPr>
                <w:noProof/>
                <w:webHidden/>
              </w:rPr>
              <w:t>8</w:t>
            </w:r>
            <w:r w:rsidR="00E2047D">
              <w:rPr>
                <w:noProof/>
                <w:webHidden/>
              </w:rPr>
              <w:fldChar w:fldCharType="end"/>
            </w:r>
          </w:hyperlink>
        </w:p>
        <w:p w14:paraId="1F0F7798" w14:textId="15B821A5" w:rsidR="00E2047D" w:rsidRDefault="00000000">
          <w:pPr>
            <w:pStyle w:val="TOC1"/>
            <w:tabs>
              <w:tab w:val="left" w:pos="720"/>
              <w:tab w:val="right" w:leader="dot" w:pos="9620"/>
            </w:tabs>
            <w:rPr>
              <w:rFonts w:eastAsiaTheme="minorEastAsia"/>
              <w:noProof/>
              <w:sz w:val="24"/>
              <w:szCs w:val="24"/>
              <w:lang w:val="es-AR" w:eastAsia="es-MX"/>
            </w:rPr>
          </w:pPr>
          <w:hyperlink w:anchor="_Toc123208216" w:history="1">
            <w:r w:rsidR="00E2047D" w:rsidRPr="0040761D">
              <w:rPr>
                <w:rStyle w:val="Hyperlink"/>
                <w:rFonts w:ascii="Verdana" w:hAnsi="Verdana"/>
                <w:noProof/>
              </w:rPr>
              <w:t>3.</w:t>
            </w:r>
            <w:r w:rsidR="00E2047D">
              <w:rPr>
                <w:rFonts w:eastAsiaTheme="minorEastAsia"/>
                <w:noProof/>
                <w:sz w:val="24"/>
                <w:szCs w:val="24"/>
                <w:lang w:val="es-AR" w:eastAsia="es-MX"/>
              </w:rPr>
              <w:tab/>
            </w:r>
            <w:r w:rsidR="00E2047D" w:rsidRPr="0040761D">
              <w:rPr>
                <w:rStyle w:val="Hyperlink"/>
                <w:rFonts w:ascii="Verdana" w:hAnsi="Verdana"/>
                <w:noProof/>
              </w:rPr>
              <w:t>Transacciones a Crear.</w:t>
            </w:r>
            <w:r w:rsidR="00E2047D">
              <w:rPr>
                <w:noProof/>
                <w:webHidden/>
              </w:rPr>
              <w:tab/>
            </w:r>
            <w:r w:rsidR="00E2047D">
              <w:rPr>
                <w:noProof/>
                <w:webHidden/>
              </w:rPr>
              <w:fldChar w:fldCharType="begin"/>
            </w:r>
            <w:r w:rsidR="00E2047D">
              <w:rPr>
                <w:noProof/>
                <w:webHidden/>
              </w:rPr>
              <w:instrText xml:space="preserve"> PAGEREF _Toc123208216 \h </w:instrText>
            </w:r>
            <w:r w:rsidR="00E2047D">
              <w:rPr>
                <w:noProof/>
                <w:webHidden/>
              </w:rPr>
            </w:r>
            <w:r w:rsidR="00E2047D">
              <w:rPr>
                <w:noProof/>
                <w:webHidden/>
              </w:rPr>
              <w:fldChar w:fldCharType="separate"/>
            </w:r>
            <w:r w:rsidR="00E2047D">
              <w:rPr>
                <w:noProof/>
                <w:webHidden/>
              </w:rPr>
              <w:t>8</w:t>
            </w:r>
            <w:r w:rsidR="00E2047D">
              <w:rPr>
                <w:noProof/>
                <w:webHidden/>
              </w:rPr>
              <w:fldChar w:fldCharType="end"/>
            </w:r>
          </w:hyperlink>
        </w:p>
        <w:p w14:paraId="2F6BCF21" w14:textId="5D577CC0" w:rsidR="00E2047D" w:rsidRDefault="00000000">
          <w:pPr>
            <w:pStyle w:val="TOC1"/>
            <w:tabs>
              <w:tab w:val="left" w:pos="720"/>
              <w:tab w:val="right" w:leader="dot" w:pos="9620"/>
            </w:tabs>
            <w:rPr>
              <w:rFonts w:eastAsiaTheme="minorEastAsia"/>
              <w:noProof/>
              <w:sz w:val="24"/>
              <w:szCs w:val="24"/>
              <w:lang w:val="es-AR" w:eastAsia="es-MX"/>
            </w:rPr>
          </w:pPr>
          <w:hyperlink w:anchor="_Toc123208217" w:history="1">
            <w:r w:rsidR="00E2047D" w:rsidRPr="0040761D">
              <w:rPr>
                <w:rStyle w:val="Hyperlink"/>
                <w:rFonts w:ascii="Verdana" w:hAnsi="Verdana"/>
                <w:noProof/>
              </w:rPr>
              <w:t>ii.</w:t>
            </w:r>
            <w:r w:rsidR="00E2047D">
              <w:rPr>
                <w:rFonts w:eastAsiaTheme="minorEastAsia"/>
                <w:noProof/>
                <w:sz w:val="24"/>
                <w:szCs w:val="24"/>
                <w:lang w:val="es-AR" w:eastAsia="es-MX"/>
              </w:rPr>
              <w:tab/>
            </w:r>
            <w:r w:rsidR="00E2047D" w:rsidRPr="0040761D">
              <w:rPr>
                <w:rStyle w:val="Hyperlink"/>
                <w:rFonts w:ascii="Verdana" w:hAnsi="Verdana"/>
                <w:noProof/>
              </w:rPr>
              <w:t>Requerimientos técnicos</w:t>
            </w:r>
            <w:r w:rsidR="00E2047D">
              <w:rPr>
                <w:noProof/>
                <w:webHidden/>
              </w:rPr>
              <w:tab/>
            </w:r>
            <w:r w:rsidR="00E2047D">
              <w:rPr>
                <w:noProof/>
                <w:webHidden/>
              </w:rPr>
              <w:fldChar w:fldCharType="begin"/>
            </w:r>
            <w:r w:rsidR="00E2047D">
              <w:rPr>
                <w:noProof/>
                <w:webHidden/>
              </w:rPr>
              <w:instrText xml:space="preserve"> PAGEREF _Toc123208217 \h </w:instrText>
            </w:r>
            <w:r w:rsidR="00E2047D">
              <w:rPr>
                <w:noProof/>
                <w:webHidden/>
              </w:rPr>
            </w:r>
            <w:r w:rsidR="00E2047D">
              <w:rPr>
                <w:noProof/>
                <w:webHidden/>
              </w:rPr>
              <w:fldChar w:fldCharType="separate"/>
            </w:r>
            <w:r w:rsidR="00E2047D">
              <w:rPr>
                <w:noProof/>
                <w:webHidden/>
              </w:rPr>
              <w:t>8</w:t>
            </w:r>
            <w:r w:rsidR="00E2047D">
              <w:rPr>
                <w:noProof/>
                <w:webHidden/>
              </w:rPr>
              <w:fldChar w:fldCharType="end"/>
            </w:r>
          </w:hyperlink>
        </w:p>
        <w:p w14:paraId="55F5F56C" w14:textId="61C9CAB1" w:rsidR="00E2047D" w:rsidRDefault="00000000">
          <w:pPr>
            <w:pStyle w:val="TOC1"/>
            <w:tabs>
              <w:tab w:val="left" w:pos="720"/>
              <w:tab w:val="right" w:leader="dot" w:pos="9620"/>
            </w:tabs>
            <w:rPr>
              <w:rFonts w:eastAsiaTheme="minorEastAsia"/>
              <w:noProof/>
              <w:sz w:val="24"/>
              <w:szCs w:val="24"/>
              <w:lang w:val="es-AR" w:eastAsia="es-MX"/>
            </w:rPr>
          </w:pPr>
          <w:hyperlink w:anchor="_Toc123208218" w:history="1">
            <w:r w:rsidR="00E2047D" w:rsidRPr="0040761D">
              <w:rPr>
                <w:rStyle w:val="Hyperlink"/>
                <w:rFonts w:ascii="Verdana" w:hAnsi="Verdana"/>
                <w:noProof/>
              </w:rPr>
              <w:t>iii.</w:t>
            </w:r>
            <w:r w:rsidR="00E2047D">
              <w:rPr>
                <w:rFonts w:eastAsiaTheme="minorEastAsia"/>
                <w:noProof/>
                <w:sz w:val="24"/>
                <w:szCs w:val="24"/>
                <w:lang w:val="es-AR" w:eastAsia="es-MX"/>
              </w:rPr>
              <w:tab/>
            </w:r>
            <w:r w:rsidR="00E2047D" w:rsidRPr="0040761D">
              <w:rPr>
                <w:rStyle w:val="Hyperlink"/>
                <w:rFonts w:ascii="Verdana" w:hAnsi="Verdana"/>
                <w:noProof/>
              </w:rPr>
              <w:t>Sistemas involucrados / Dirección</w:t>
            </w:r>
            <w:r w:rsidR="00E2047D">
              <w:rPr>
                <w:noProof/>
                <w:webHidden/>
              </w:rPr>
              <w:tab/>
            </w:r>
            <w:r w:rsidR="00E2047D">
              <w:rPr>
                <w:noProof/>
                <w:webHidden/>
              </w:rPr>
              <w:fldChar w:fldCharType="begin"/>
            </w:r>
            <w:r w:rsidR="00E2047D">
              <w:rPr>
                <w:noProof/>
                <w:webHidden/>
              </w:rPr>
              <w:instrText xml:space="preserve"> PAGEREF _Toc123208218 \h </w:instrText>
            </w:r>
            <w:r w:rsidR="00E2047D">
              <w:rPr>
                <w:noProof/>
                <w:webHidden/>
              </w:rPr>
            </w:r>
            <w:r w:rsidR="00E2047D">
              <w:rPr>
                <w:noProof/>
                <w:webHidden/>
              </w:rPr>
              <w:fldChar w:fldCharType="separate"/>
            </w:r>
            <w:r w:rsidR="00E2047D">
              <w:rPr>
                <w:noProof/>
                <w:webHidden/>
              </w:rPr>
              <w:t>8</w:t>
            </w:r>
            <w:r w:rsidR="00E2047D">
              <w:rPr>
                <w:noProof/>
                <w:webHidden/>
              </w:rPr>
              <w:fldChar w:fldCharType="end"/>
            </w:r>
          </w:hyperlink>
        </w:p>
        <w:p w14:paraId="57D51CEB" w14:textId="6E5998D6" w:rsidR="00E2047D" w:rsidRDefault="00000000">
          <w:pPr>
            <w:pStyle w:val="TOC1"/>
            <w:tabs>
              <w:tab w:val="left" w:pos="720"/>
              <w:tab w:val="right" w:leader="dot" w:pos="9620"/>
            </w:tabs>
            <w:rPr>
              <w:rFonts w:eastAsiaTheme="minorEastAsia"/>
              <w:noProof/>
              <w:sz w:val="24"/>
              <w:szCs w:val="24"/>
              <w:lang w:val="es-AR" w:eastAsia="es-MX"/>
            </w:rPr>
          </w:pPr>
          <w:hyperlink w:anchor="_Toc123208219" w:history="1">
            <w:r w:rsidR="00E2047D" w:rsidRPr="0040761D">
              <w:rPr>
                <w:rStyle w:val="Hyperlink"/>
                <w:rFonts w:ascii="Verdana" w:hAnsi="Verdana"/>
                <w:noProof/>
              </w:rPr>
              <w:t>iv.</w:t>
            </w:r>
            <w:r w:rsidR="00E2047D">
              <w:rPr>
                <w:rFonts w:eastAsiaTheme="minorEastAsia"/>
                <w:noProof/>
                <w:sz w:val="24"/>
                <w:szCs w:val="24"/>
                <w:lang w:val="es-AR" w:eastAsia="es-MX"/>
              </w:rPr>
              <w:tab/>
            </w:r>
            <w:r w:rsidR="00E2047D" w:rsidRPr="0040761D">
              <w:rPr>
                <w:rStyle w:val="Hyperlink"/>
                <w:rFonts w:ascii="Verdana" w:hAnsi="Verdana"/>
                <w:noProof/>
              </w:rPr>
              <w:t>Tipo de solución, Sincrónica, Asincrónica.</w:t>
            </w:r>
            <w:r w:rsidR="00E2047D">
              <w:rPr>
                <w:noProof/>
                <w:webHidden/>
              </w:rPr>
              <w:tab/>
            </w:r>
            <w:r w:rsidR="00E2047D">
              <w:rPr>
                <w:noProof/>
                <w:webHidden/>
              </w:rPr>
              <w:fldChar w:fldCharType="begin"/>
            </w:r>
            <w:r w:rsidR="00E2047D">
              <w:rPr>
                <w:noProof/>
                <w:webHidden/>
              </w:rPr>
              <w:instrText xml:space="preserve"> PAGEREF _Toc123208219 \h </w:instrText>
            </w:r>
            <w:r w:rsidR="00E2047D">
              <w:rPr>
                <w:noProof/>
                <w:webHidden/>
              </w:rPr>
            </w:r>
            <w:r w:rsidR="00E2047D">
              <w:rPr>
                <w:noProof/>
                <w:webHidden/>
              </w:rPr>
              <w:fldChar w:fldCharType="separate"/>
            </w:r>
            <w:r w:rsidR="00E2047D">
              <w:rPr>
                <w:noProof/>
                <w:webHidden/>
              </w:rPr>
              <w:t>8</w:t>
            </w:r>
            <w:r w:rsidR="00E2047D">
              <w:rPr>
                <w:noProof/>
                <w:webHidden/>
              </w:rPr>
              <w:fldChar w:fldCharType="end"/>
            </w:r>
          </w:hyperlink>
        </w:p>
        <w:p w14:paraId="25C33C17" w14:textId="47775F4E" w:rsidR="00E2047D" w:rsidRDefault="00000000">
          <w:pPr>
            <w:pStyle w:val="TOC1"/>
            <w:tabs>
              <w:tab w:val="left" w:pos="720"/>
              <w:tab w:val="right" w:leader="dot" w:pos="9620"/>
            </w:tabs>
            <w:rPr>
              <w:rFonts w:eastAsiaTheme="minorEastAsia"/>
              <w:noProof/>
              <w:sz w:val="24"/>
              <w:szCs w:val="24"/>
              <w:lang w:val="es-AR" w:eastAsia="es-MX"/>
            </w:rPr>
          </w:pPr>
          <w:hyperlink w:anchor="_Toc123208220" w:history="1">
            <w:r w:rsidR="00E2047D" w:rsidRPr="0040761D">
              <w:rPr>
                <w:rStyle w:val="Hyperlink"/>
                <w:rFonts w:ascii="Verdana" w:hAnsi="Verdana"/>
                <w:noProof/>
              </w:rPr>
              <w:t>v.</w:t>
            </w:r>
            <w:r w:rsidR="00E2047D">
              <w:rPr>
                <w:rFonts w:eastAsiaTheme="minorEastAsia"/>
                <w:noProof/>
                <w:sz w:val="24"/>
                <w:szCs w:val="24"/>
                <w:lang w:val="es-AR" w:eastAsia="es-MX"/>
              </w:rPr>
              <w:tab/>
            </w:r>
            <w:r w:rsidR="00E2047D" w:rsidRPr="0040761D">
              <w:rPr>
                <w:rStyle w:val="Hyperlink"/>
                <w:rFonts w:ascii="Verdana" w:hAnsi="Verdana"/>
                <w:noProof/>
              </w:rPr>
              <w:t>Volumen, tiempo de ejecución, soportes</w:t>
            </w:r>
            <w:r w:rsidR="00E2047D">
              <w:rPr>
                <w:noProof/>
                <w:webHidden/>
              </w:rPr>
              <w:tab/>
            </w:r>
            <w:r w:rsidR="00E2047D">
              <w:rPr>
                <w:noProof/>
                <w:webHidden/>
              </w:rPr>
              <w:fldChar w:fldCharType="begin"/>
            </w:r>
            <w:r w:rsidR="00E2047D">
              <w:rPr>
                <w:noProof/>
                <w:webHidden/>
              </w:rPr>
              <w:instrText xml:space="preserve"> PAGEREF _Toc123208220 \h </w:instrText>
            </w:r>
            <w:r w:rsidR="00E2047D">
              <w:rPr>
                <w:noProof/>
                <w:webHidden/>
              </w:rPr>
            </w:r>
            <w:r w:rsidR="00E2047D">
              <w:rPr>
                <w:noProof/>
                <w:webHidden/>
              </w:rPr>
              <w:fldChar w:fldCharType="separate"/>
            </w:r>
            <w:r w:rsidR="00E2047D">
              <w:rPr>
                <w:noProof/>
                <w:webHidden/>
              </w:rPr>
              <w:t>8</w:t>
            </w:r>
            <w:r w:rsidR="00E2047D">
              <w:rPr>
                <w:noProof/>
                <w:webHidden/>
              </w:rPr>
              <w:fldChar w:fldCharType="end"/>
            </w:r>
          </w:hyperlink>
        </w:p>
        <w:p w14:paraId="4DE4F43A" w14:textId="095E8113" w:rsidR="00E2047D" w:rsidRDefault="00000000">
          <w:pPr>
            <w:pStyle w:val="TOC1"/>
            <w:tabs>
              <w:tab w:val="left" w:pos="720"/>
              <w:tab w:val="right" w:leader="dot" w:pos="9620"/>
            </w:tabs>
            <w:rPr>
              <w:rFonts w:eastAsiaTheme="minorEastAsia"/>
              <w:noProof/>
              <w:sz w:val="24"/>
              <w:szCs w:val="24"/>
              <w:lang w:val="es-AR" w:eastAsia="es-MX"/>
            </w:rPr>
          </w:pPr>
          <w:hyperlink w:anchor="_Toc123208221" w:history="1">
            <w:r w:rsidR="00E2047D" w:rsidRPr="0040761D">
              <w:rPr>
                <w:rStyle w:val="Hyperlink"/>
                <w:rFonts w:ascii="Verdana" w:hAnsi="Verdana"/>
                <w:noProof/>
              </w:rPr>
              <w:t>vi.</w:t>
            </w:r>
            <w:r w:rsidR="00E2047D">
              <w:rPr>
                <w:rFonts w:eastAsiaTheme="minorEastAsia"/>
                <w:noProof/>
                <w:sz w:val="24"/>
                <w:szCs w:val="24"/>
                <w:lang w:val="es-AR" w:eastAsia="es-MX"/>
              </w:rPr>
              <w:tab/>
            </w:r>
            <w:r w:rsidR="00E2047D" w:rsidRPr="0040761D">
              <w:rPr>
                <w:rStyle w:val="Hyperlink"/>
                <w:rFonts w:ascii="Verdana" w:hAnsi="Verdana"/>
                <w:noProof/>
              </w:rPr>
              <w:t>Mensaje de Entrada</w:t>
            </w:r>
            <w:r w:rsidR="00E2047D">
              <w:rPr>
                <w:noProof/>
                <w:webHidden/>
              </w:rPr>
              <w:tab/>
            </w:r>
            <w:r w:rsidR="00E2047D">
              <w:rPr>
                <w:noProof/>
                <w:webHidden/>
              </w:rPr>
              <w:fldChar w:fldCharType="begin"/>
            </w:r>
            <w:r w:rsidR="00E2047D">
              <w:rPr>
                <w:noProof/>
                <w:webHidden/>
              </w:rPr>
              <w:instrText xml:space="preserve"> PAGEREF _Toc123208221 \h </w:instrText>
            </w:r>
            <w:r w:rsidR="00E2047D">
              <w:rPr>
                <w:noProof/>
                <w:webHidden/>
              </w:rPr>
            </w:r>
            <w:r w:rsidR="00E2047D">
              <w:rPr>
                <w:noProof/>
                <w:webHidden/>
              </w:rPr>
              <w:fldChar w:fldCharType="separate"/>
            </w:r>
            <w:r w:rsidR="00E2047D">
              <w:rPr>
                <w:noProof/>
                <w:webHidden/>
              </w:rPr>
              <w:t>8</w:t>
            </w:r>
            <w:r w:rsidR="00E2047D">
              <w:rPr>
                <w:noProof/>
                <w:webHidden/>
              </w:rPr>
              <w:fldChar w:fldCharType="end"/>
            </w:r>
          </w:hyperlink>
        </w:p>
        <w:p w14:paraId="637A45E9" w14:textId="20E2F04B" w:rsidR="00E2047D" w:rsidRDefault="00000000">
          <w:pPr>
            <w:pStyle w:val="TOC1"/>
            <w:tabs>
              <w:tab w:val="left" w:pos="720"/>
              <w:tab w:val="right" w:leader="dot" w:pos="9620"/>
            </w:tabs>
            <w:rPr>
              <w:rFonts w:eastAsiaTheme="minorEastAsia"/>
              <w:noProof/>
              <w:sz w:val="24"/>
              <w:szCs w:val="24"/>
              <w:lang w:val="es-AR" w:eastAsia="es-MX"/>
            </w:rPr>
          </w:pPr>
          <w:hyperlink w:anchor="_Toc123208222" w:history="1">
            <w:r w:rsidR="00E2047D" w:rsidRPr="0040761D">
              <w:rPr>
                <w:rStyle w:val="Hyperlink"/>
                <w:rFonts w:ascii="Verdana" w:hAnsi="Verdana"/>
                <w:noProof/>
              </w:rPr>
              <w:t>vii.</w:t>
            </w:r>
            <w:r w:rsidR="00E2047D">
              <w:rPr>
                <w:rFonts w:eastAsiaTheme="minorEastAsia"/>
                <w:noProof/>
                <w:sz w:val="24"/>
                <w:szCs w:val="24"/>
                <w:lang w:val="es-AR" w:eastAsia="es-MX"/>
              </w:rPr>
              <w:tab/>
            </w:r>
            <w:r w:rsidR="00E2047D" w:rsidRPr="0040761D">
              <w:rPr>
                <w:rStyle w:val="Hyperlink"/>
                <w:rFonts w:ascii="Verdana" w:hAnsi="Verdana"/>
                <w:noProof/>
              </w:rPr>
              <w:t>Mensaje de Salida</w:t>
            </w:r>
            <w:r w:rsidR="00E2047D">
              <w:rPr>
                <w:noProof/>
                <w:webHidden/>
              </w:rPr>
              <w:tab/>
            </w:r>
            <w:r w:rsidR="00E2047D">
              <w:rPr>
                <w:noProof/>
                <w:webHidden/>
              </w:rPr>
              <w:fldChar w:fldCharType="begin"/>
            </w:r>
            <w:r w:rsidR="00E2047D">
              <w:rPr>
                <w:noProof/>
                <w:webHidden/>
              </w:rPr>
              <w:instrText xml:space="preserve"> PAGEREF _Toc123208222 \h </w:instrText>
            </w:r>
            <w:r w:rsidR="00E2047D">
              <w:rPr>
                <w:noProof/>
                <w:webHidden/>
              </w:rPr>
            </w:r>
            <w:r w:rsidR="00E2047D">
              <w:rPr>
                <w:noProof/>
                <w:webHidden/>
              </w:rPr>
              <w:fldChar w:fldCharType="separate"/>
            </w:r>
            <w:r w:rsidR="00E2047D">
              <w:rPr>
                <w:noProof/>
                <w:webHidden/>
              </w:rPr>
              <w:t>10</w:t>
            </w:r>
            <w:r w:rsidR="00E2047D">
              <w:rPr>
                <w:noProof/>
                <w:webHidden/>
              </w:rPr>
              <w:fldChar w:fldCharType="end"/>
            </w:r>
          </w:hyperlink>
        </w:p>
        <w:p w14:paraId="64D8EA9D" w14:textId="6BE71C58" w:rsidR="00E2047D" w:rsidRDefault="00000000">
          <w:pPr>
            <w:pStyle w:val="TOC1"/>
            <w:tabs>
              <w:tab w:val="left" w:pos="720"/>
              <w:tab w:val="right" w:leader="dot" w:pos="9620"/>
            </w:tabs>
            <w:rPr>
              <w:rFonts w:eastAsiaTheme="minorEastAsia"/>
              <w:noProof/>
              <w:sz w:val="24"/>
              <w:szCs w:val="24"/>
              <w:lang w:val="es-AR" w:eastAsia="es-MX"/>
            </w:rPr>
          </w:pPr>
          <w:hyperlink w:anchor="_Toc123208223" w:history="1">
            <w:r w:rsidR="00E2047D" w:rsidRPr="0040761D">
              <w:rPr>
                <w:rStyle w:val="Hyperlink"/>
                <w:rFonts w:ascii="Verdana" w:hAnsi="Verdana"/>
                <w:noProof/>
              </w:rPr>
              <w:t>viii.</w:t>
            </w:r>
            <w:r w:rsidR="00E2047D">
              <w:rPr>
                <w:rFonts w:eastAsiaTheme="minorEastAsia"/>
                <w:noProof/>
                <w:sz w:val="24"/>
                <w:szCs w:val="24"/>
                <w:lang w:val="es-AR" w:eastAsia="es-MX"/>
              </w:rPr>
              <w:tab/>
            </w:r>
            <w:r w:rsidR="00E2047D" w:rsidRPr="0040761D">
              <w:rPr>
                <w:rStyle w:val="Hyperlink"/>
                <w:rFonts w:ascii="Verdana" w:hAnsi="Verdana"/>
                <w:noProof/>
              </w:rPr>
              <w:t>Reglas de Negocio / Mapeo de datos E/S</w:t>
            </w:r>
            <w:r w:rsidR="00E2047D">
              <w:rPr>
                <w:noProof/>
                <w:webHidden/>
              </w:rPr>
              <w:tab/>
            </w:r>
            <w:r w:rsidR="00E2047D">
              <w:rPr>
                <w:noProof/>
                <w:webHidden/>
              </w:rPr>
              <w:fldChar w:fldCharType="begin"/>
            </w:r>
            <w:r w:rsidR="00E2047D">
              <w:rPr>
                <w:noProof/>
                <w:webHidden/>
              </w:rPr>
              <w:instrText xml:space="preserve"> PAGEREF _Toc123208223 \h </w:instrText>
            </w:r>
            <w:r w:rsidR="00E2047D">
              <w:rPr>
                <w:noProof/>
                <w:webHidden/>
              </w:rPr>
            </w:r>
            <w:r w:rsidR="00E2047D">
              <w:rPr>
                <w:noProof/>
                <w:webHidden/>
              </w:rPr>
              <w:fldChar w:fldCharType="separate"/>
            </w:r>
            <w:r w:rsidR="00E2047D">
              <w:rPr>
                <w:noProof/>
                <w:webHidden/>
              </w:rPr>
              <w:t>10</w:t>
            </w:r>
            <w:r w:rsidR="00E2047D">
              <w:rPr>
                <w:noProof/>
                <w:webHidden/>
              </w:rPr>
              <w:fldChar w:fldCharType="end"/>
            </w:r>
          </w:hyperlink>
        </w:p>
        <w:p w14:paraId="70AD633F" w14:textId="40C44C07" w:rsidR="00E2047D" w:rsidRDefault="00000000">
          <w:pPr>
            <w:pStyle w:val="TOC1"/>
            <w:tabs>
              <w:tab w:val="left" w:pos="720"/>
              <w:tab w:val="right" w:leader="dot" w:pos="9620"/>
            </w:tabs>
            <w:rPr>
              <w:rFonts w:eastAsiaTheme="minorEastAsia"/>
              <w:noProof/>
              <w:sz w:val="24"/>
              <w:szCs w:val="24"/>
              <w:lang w:val="es-AR" w:eastAsia="es-MX"/>
            </w:rPr>
          </w:pPr>
          <w:hyperlink w:anchor="_Toc123208224" w:history="1">
            <w:r w:rsidR="00E2047D" w:rsidRPr="0040761D">
              <w:rPr>
                <w:rStyle w:val="Hyperlink"/>
                <w:rFonts w:ascii="Verdana" w:hAnsi="Verdana"/>
                <w:noProof/>
              </w:rPr>
              <w:t>ix.</w:t>
            </w:r>
            <w:r w:rsidR="00E2047D">
              <w:rPr>
                <w:rFonts w:eastAsiaTheme="minorEastAsia"/>
                <w:noProof/>
                <w:sz w:val="24"/>
                <w:szCs w:val="24"/>
                <w:lang w:val="es-AR" w:eastAsia="es-MX"/>
              </w:rPr>
              <w:tab/>
            </w:r>
            <w:r w:rsidR="00E2047D" w:rsidRPr="0040761D">
              <w:rPr>
                <w:rStyle w:val="Hyperlink"/>
                <w:rFonts w:ascii="Verdana" w:hAnsi="Verdana"/>
                <w:noProof/>
              </w:rPr>
              <w:t>Configuración ALE/EDI</w:t>
            </w:r>
            <w:r w:rsidR="00E2047D">
              <w:rPr>
                <w:noProof/>
                <w:webHidden/>
              </w:rPr>
              <w:tab/>
            </w:r>
            <w:r w:rsidR="00E2047D">
              <w:rPr>
                <w:noProof/>
                <w:webHidden/>
              </w:rPr>
              <w:fldChar w:fldCharType="begin"/>
            </w:r>
            <w:r w:rsidR="00E2047D">
              <w:rPr>
                <w:noProof/>
                <w:webHidden/>
              </w:rPr>
              <w:instrText xml:space="preserve"> PAGEREF _Toc123208224 \h </w:instrText>
            </w:r>
            <w:r w:rsidR="00E2047D">
              <w:rPr>
                <w:noProof/>
                <w:webHidden/>
              </w:rPr>
            </w:r>
            <w:r w:rsidR="00E2047D">
              <w:rPr>
                <w:noProof/>
                <w:webHidden/>
              </w:rPr>
              <w:fldChar w:fldCharType="separate"/>
            </w:r>
            <w:r w:rsidR="00E2047D">
              <w:rPr>
                <w:noProof/>
                <w:webHidden/>
              </w:rPr>
              <w:t>10</w:t>
            </w:r>
            <w:r w:rsidR="00E2047D">
              <w:rPr>
                <w:noProof/>
                <w:webHidden/>
              </w:rPr>
              <w:fldChar w:fldCharType="end"/>
            </w:r>
          </w:hyperlink>
        </w:p>
        <w:p w14:paraId="46C55C66" w14:textId="769DA08A" w:rsidR="00E2047D" w:rsidRDefault="00000000">
          <w:pPr>
            <w:pStyle w:val="TOC1"/>
            <w:tabs>
              <w:tab w:val="left" w:pos="720"/>
              <w:tab w:val="right" w:leader="dot" w:pos="9620"/>
            </w:tabs>
            <w:rPr>
              <w:rFonts w:eastAsiaTheme="minorEastAsia"/>
              <w:noProof/>
              <w:sz w:val="24"/>
              <w:szCs w:val="24"/>
              <w:lang w:val="es-AR" w:eastAsia="es-MX"/>
            </w:rPr>
          </w:pPr>
          <w:hyperlink w:anchor="_Toc123208225" w:history="1">
            <w:r w:rsidR="00E2047D" w:rsidRPr="0040761D">
              <w:rPr>
                <w:rStyle w:val="Hyperlink"/>
                <w:rFonts w:ascii="Verdana" w:hAnsi="Verdana"/>
                <w:noProof/>
              </w:rPr>
              <w:t>x.</w:t>
            </w:r>
            <w:r w:rsidR="00E2047D">
              <w:rPr>
                <w:rFonts w:eastAsiaTheme="minorEastAsia"/>
                <w:noProof/>
                <w:sz w:val="24"/>
                <w:szCs w:val="24"/>
                <w:lang w:val="es-AR" w:eastAsia="es-MX"/>
              </w:rPr>
              <w:tab/>
            </w:r>
            <w:r w:rsidR="00E2047D" w:rsidRPr="0040761D">
              <w:rPr>
                <w:rStyle w:val="Hyperlink"/>
                <w:rFonts w:ascii="Verdana" w:hAnsi="Verdana"/>
                <w:noProof/>
              </w:rPr>
              <w:t>Alerta, Monitoreo, Log y Gestión de Errores</w:t>
            </w:r>
            <w:r w:rsidR="00E2047D">
              <w:rPr>
                <w:noProof/>
                <w:webHidden/>
              </w:rPr>
              <w:tab/>
            </w:r>
            <w:r w:rsidR="00E2047D">
              <w:rPr>
                <w:noProof/>
                <w:webHidden/>
              </w:rPr>
              <w:fldChar w:fldCharType="begin"/>
            </w:r>
            <w:r w:rsidR="00E2047D">
              <w:rPr>
                <w:noProof/>
                <w:webHidden/>
              </w:rPr>
              <w:instrText xml:space="preserve"> PAGEREF _Toc123208225 \h </w:instrText>
            </w:r>
            <w:r w:rsidR="00E2047D">
              <w:rPr>
                <w:noProof/>
                <w:webHidden/>
              </w:rPr>
            </w:r>
            <w:r w:rsidR="00E2047D">
              <w:rPr>
                <w:noProof/>
                <w:webHidden/>
              </w:rPr>
              <w:fldChar w:fldCharType="separate"/>
            </w:r>
            <w:r w:rsidR="00E2047D">
              <w:rPr>
                <w:noProof/>
                <w:webHidden/>
              </w:rPr>
              <w:t>10</w:t>
            </w:r>
            <w:r w:rsidR="00E2047D">
              <w:rPr>
                <w:noProof/>
                <w:webHidden/>
              </w:rPr>
              <w:fldChar w:fldCharType="end"/>
            </w:r>
          </w:hyperlink>
        </w:p>
        <w:p w14:paraId="1C76A048" w14:textId="015836B7" w:rsidR="00E2047D" w:rsidRDefault="00000000">
          <w:pPr>
            <w:pStyle w:val="TOC1"/>
            <w:tabs>
              <w:tab w:val="left" w:pos="720"/>
              <w:tab w:val="right" w:leader="dot" w:pos="9620"/>
            </w:tabs>
            <w:rPr>
              <w:rFonts w:eastAsiaTheme="minorEastAsia"/>
              <w:noProof/>
              <w:sz w:val="24"/>
              <w:szCs w:val="24"/>
              <w:lang w:val="es-AR" w:eastAsia="es-MX"/>
            </w:rPr>
          </w:pPr>
          <w:hyperlink w:anchor="_Toc123208226" w:history="1">
            <w:r w:rsidR="00E2047D" w:rsidRPr="0040761D">
              <w:rPr>
                <w:rStyle w:val="Hyperlink"/>
                <w:rFonts w:ascii="Verdana" w:hAnsi="Verdana"/>
                <w:noProof/>
              </w:rPr>
              <w:t>xi.</w:t>
            </w:r>
            <w:r w:rsidR="00E2047D">
              <w:rPr>
                <w:rFonts w:eastAsiaTheme="minorEastAsia"/>
                <w:noProof/>
                <w:sz w:val="24"/>
                <w:szCs w:val="24"/>
                <w:lang w:val="es-AR" w:eastAsia="es-MX"/>
              </w:rPr>
              <w:tab/>
            </w:r>
            <w:r w:rsidR="00E2047D" w:rsidRPr="0040761D">
              <w:rPr>
                <w:rStyle w:val="Hyperlink"/>
                <w:rFonts w:ascii="Verdana" w:hAnsi="Verdana"/>
                <w:noProof/>
              </w:rPr>
              <w:t>Contingencia</w:t>
            </w:r>
            <w:r w:rsidR="00E2047D">
              <w:rPr>
                <w:noProof/>
                <w:webHidden/>
              </w:rPr>
              <w:tab/>
            </w:r>
            <w:r w:rsidR="00E2047D">
              <w:rPr>
                <w:noProof/>
                <w:webHidden/>
              </w:rPr>
              <w:fldChar w:fldCharType="begin"/>
            </w:r>
            <w:r w:rsidR="00E2047D">
              <w:rPr>
                <w:noProof/>
                <w:webHidden/>
              </w:rPr>
              <w:instrText xml:space="preserve"> PAGEREF _Toc123208226 \h </w:instrText>
            </w:r>
            <w:r w:rsidR="00E2047D">
              <w:rPr>
                <w:noProof/>
                <w:webHidden/>
              </w:rPr>
            </w:r>
            <w:r w:rsidR="00E2047D">
              <w:rPr>
                <w:noProof/>
                <w:webHidden/>
              </w:rPr>
              <w:fldChar w:fldCharType="separate"/>
            </w:r>
            <w:r w:rsidR="00E2047D">
              <w:rPr>
                <w:noProof/>
                <w:webHidden/>
              </w:rPr>
              <w:t>10</w:t>
            </w:r>
            <w:r w:rsidR="00E2047D">
              <w:rPr>
                <w:noProof/>
                <w:webHidden/>
              </w:rPr>
              <w:fldChar w:fldCharType="end"/>
            </w:r>
          </w:hyperlink>
        </w:p>
        <w:p w14:paraId="0DEF9ADD" w14:textId="6B936DE3" w:rsidR="00E2047D" w:rsidRDefault="00000000">
          <w:pPr>
            <w:pStyle w:val="TOC1"/>
            <w:tabs>
              <w:tab w:val="left" w:pos="720"/>
              <w:tab w:val="right" w:leader="dot" w:pos="9620"/>
            </w:tabs>
            <w:rPr>
              <w:rFonts w:eastAsiaTheme="minorEastAsia"/>
              <w:noProof/>
              <w:sz w:val="24"/>
              <w:szCs w:val="24"/>
              <w:lang w:val="es-AR" w:eastAsia="es-MX"/>
            </w:rPr>
          </w:pPr>
          <w:hyperlink w:anchor="_Toc123208227" w:history="1">
            <w:r w:rsidR="00E2047D" w:rsidRPr="0040761D">
              <w:rPr>
                <w:rStyle w:val="Hyperlink"/>
                <w:rFonts w:ascii="Verdana" w:hAnsi="Verdana"/>
                <w:noProof/>
              </w:rPr>
              <w:t>xii.</w:t>
            </w:r>
            <w:r w:rsidR="00E2047D">
              <w:rPr>
                <w:rFonts w:eastAsiaTheme="minorEastAsia"/>
                <w:noProof/>
                <w:sz w:val="24"/>
                <w:szCs w:val="24"/>
                <w:lang w:val="es-AR" w:eastAsia="es-MX"/>
              </w:rPr>
              <w:tab/>
            </w:r>
            <w:r w:rsidR="00E2047D" w:rsidRPr="0040761D">
              <w:rPr>
                <w:rStyle w:val="Hyperlink"/>
                <w:rFonts w:ascii="Verdana" w:hAnsi="Verdana"/>
                <w:noProof/>
              </w:rPr>
              <w:t>Seguridad, Habeas Data, Clasific. Info.</w:t>
            </w:r>
            <w:r w:rsidR="00E2047D">
              <w:rPr>
                <w:noProof/>
                <w:webHidden/>
              </w:rPr>
              <w:tab/>
            </w:r>
            <w:r w:rsidR="00E2047D">
              <w:rPr>
                <w:noProof/>
                <w:webHidden/>
              </w:rPr>
              <w:fldChar w:fldCharType="begin"/>
            </w:r>
            <w:r w:rsidR="00E2047D">
              <w:rPr>
                <w:noProof/>
                <w:webHidden/>
              </w:rPr>
              <w:instrText xml:space="preserve"> PAGEREF _Toc123208227 \h </w:instrText>
            </w:r>
            <w:r w:rsidR="00E2047D">
              <w:rPr>
                <w:noProof/>
                <w:webHidden/>
              </w:rPr>
            </w:r>
            <w:r w:rsidR="00E2047D">
              <w:rPr>
                <w:noProof/>
                <w:webHidden/>
              </w:rPr>
              <w:fldChar w:fldCharType="separate"/>
            </w:r>
            <w:r w:rsidR="00E2047D">
              <w:rPr>
                <w:noProof/>
                <w:webHidden/>
              </w:rPr>
              <w:t>10</w:t>
            </w:r>
            <w:r w:rsidR="00E2047D">
              <w:rPr>
                <w:noProof/>
                <w:webHidden/>
              </w:rPr>
              <w:fldChar w:fldCharType="end"/>
            </w:r>
          </w:hyperlink>
        </w:p>
        <w:p w14:paraId="3C14C64F" w14:textId="5AA9202D" w:rsidR="00E2047D" w:rsidRDefault="00000000">
          <w:pPr>
            <w:pStyle w:val="TOC1"/>
            <w:tabs>
              <w:tab w:val="left" w:pos="720"/>
              <w:tab w:val="right" w:leader="dot" w:pos="9620"/>
            </w:tabs>
            <w:rPr>
              <w:rFonts w:eastAsiaTheme="minorEastAsia"/>
              <w:noProof/>
              <w:sz w:val="24"/>
              <w:szCs w:val="24"/>
              <w:lang w:val="es-AR" w:eastAsia="es-MX"/>
            </w:rPr>
          </w:pPr>
          <w:hyperlink w:anchor="_Toc123208228" w:history="1">
            <w:r w:rsidR="00E2047D" w:rsidRPr="0040761D">
              <w:rPr>
                <w:rStyle w:val="Hyperlink"/>
                <w:rFonts w:ascii="Verdana" w:hAnsi="Verdana"/>
                <w:noProof/>
              </w:rPr>
              <w:t>xiii.</w:t>
            </w:r>
            <w:r w:rsidR="00E2047D">
              <w:rPr>
                <w:rFonts w:eastAsiaTheme="minorEastAsia"/>
                <w:noProof/>
                <w:sz w:val="24"/>
                <w:szCs w:val="24"/>
                <w:lang w:val="es-AR" w:eastAsia="es-MX"/>
              </w:rPr>
              <w:tab/>
            </w:r>
            <w:r w:rsidR="00E2047D" w:rsidRPr="0040761D">
              <w:rPr>
                <w:rStyle w:val="Hyperlink"/>
                <w:rFonts w:ascii="Verdana" w:hAnsi="Verdana"/>
                <w:noProof/>
              </w:rPr>
              <w:t>Flujo del Escenario de Integración</w:t>
            </w:r>
            <w:r w:rsidR="00E2047D">
              <w:rPr>
                <w:noProof/>
                <w:webHidden/>
              </w:rPr>
              <w:tab/>
            </w:r>
            <w:r w:rsidR="00E2047D">
              <w:rPr>
                <w:noProof/>
                <w:webHidden/>
              </w:rPr>
              <w:fldChar w:fldCharType="begin"/>
            </w:r>
            <w:r w:rsidR="00E2047D">
              <w:rPr>
                <w:noProof/>
                <w:webHidden/>
              </w:rPr>
              <w:instrText xml:space="preserve"> PAGEREF _Toc123208228 \h </w:instrText>
            </w:r>
            <w:r w:rsidR="00E2047D">
              <w:rPr>
                <w:noProof/>
                <w:webHidden/>
              </w:rPr>
            </w:r>
            <w:r w:rsidR="00E2047D">
              <w:rPr>
                <w:noProof/>
                <w:webHidden/>
              </w:rPr>
              <w:fldChar w:fldCharType="separate"/>
            </w:r>
            <w:r w:rsidR="00E2047D">
              <w:rPr>
                <w:noProof/>
                <w:webHidden/>
              </w:rPr>
              <w:t>10</w:t>
            </w:r>
            <w:r w:rsidR="00E2047D">
              <w:rPr>
                <w:noProof/>
                <w:webHidden/>
              </w:rPr>
              <w:fldChar w:fldCharType="end"/>
            </w:r>
          </w:hyperlink>
        </w:p>
        <w:p w14:paraId="04089D1E" w14:textId="47EF6C07" w:rsidR="00E2047D" w:rsidRDefault="00000000">
          <w:pPr>
            <w:pStyle w:val="TOC1"/>
            <w:tabs>
              <w:tab w:val="left" w:pos="720"/>
              <w:tab w:val="right" w:leader="dot" w:pos="9620"/>
            </w:tabs>
            <w:rPr>
              <w:rFonts w:eastAsiaTheme="minorEastAsia"/>
              <w:noProof/>
              <w:sz w:val="24"/>
              <w:szCs w:val="24"/>
              <w:lang w:val="es-AR" w:eastAsia="es-MX"/>
            </w:rPr>
          </w:pPr>
          <w:hyperlink w:anchor="_Toc123208229" w:history="1">
            <w:r w:rsidR="00E2047D" w:rsidRPr="0040761D">
              <w:rPr>
                <w:rStyle w:val="Hyperlink"/>
                <w:rFonts w:ascii="Verdana" w:hAnsi="Verdana"/>
                <w:noProof/>
              </w:rPr>
              <w:t>xiv.</w:t>
            </w:r>
            <w:r w:rsidR="00E2047D">
              <w:rPr>
                <w:rFonts w:eastAsiaTheme="minorEastAsia"/>
                <w:noProof/>
                <w:sz w:val="24"/>
                <w:szCs w:val="24"/>
                <w:lang w:val="es-AR" w:eastAsia="es-MX"/>
              </w:rPr>
              <w:tab/>
            </w:r>
            <w:r w:rsidR="00E2047D" w:rsidRPr="0040761D">
              <w:rPr>
                <w:rStyle w:val="Hyperlink"/>
                <w:rFonts w:ascii="Verdana" w:hAnsi="Verdana"/>
                <w:noProof/>
              </w:rPr>
              <w:t>Datos de prueba unitaria</w:t>
            </w:r>
            <w:r w:rsidR="00E2047D">
              <w:rPr>
                <w:noProof/>
                <w:webHidden/>
              </w:rPr>
              <w:tab/>
            </w:r>
            <w:r w:rsidR="00E2047D">
              <w:rPr>
                <w:noProof/>
                <w:webHidden/>
              </w:rPr>
              <w:fldChar w:fldCharType="begin"/>
            </w:r>
            <w:r w:rsidR="00E2047D">
              <w:rPr>
                <w:noProof/>
                <w:webHidden/>
              </w:rPr>
              <w:instrText xml:space="preserve"> PAGEREF _Toc123208229 \h </w:instrText>
            </w:r>
            <w:r w:rsidR="00E2047D">
              <w:rPr>
                <w:noProof/>
                <w:webHidden/>
              </w:rPr>
            </w:r>
            <w:r w:rsidR="00E2047D">
              <w:rPr>
                <w:noProof/>
                <w:webHidden/>
              </w:rPr>
              <w:fldChar w:fldCharType="separate"/>
            </w:r>
            <w:r w:rsidR="00E2047D">
              <w:rPr>
                <w:noProof/>
                <w:webHidden/>
              </w:rPr>
              <w:t>10</w:t>
            </w:r>
            <w:r w:rsidR="00E2047D">
              <w:rPr>
                <w:noProof/>
                <w:webHidden/>
              </w:rPr>
              <w:fldChar w:fldCharType="end"/>
            </w:r>
          </w:hyperlink>
        </w:p>
        <w:p w14:paraId="59804843" w14:textId="336E281F" w:rsidR="00E2047D" w:rsidRDefault="00000000">
          <w:pPr>
            <w:pStyle w:val="TOC1"/>
            <w:tabs>
              <w:tab w:val="left" w:pos="720"/>
              <w:tab w:val="right" w:leader="dot" w:pos="9620"/>
            </w:tabs>
            <w:rPr>
              <w:rFonts w:eastAsiaTheme="minorEastAsia"/>
              <w:noProof/>
              <w:sz w:val="24"/>
              <w:szCs w:val="24"/>
              <w:lang w:val="es-AR" w:eastAsia="es-MX"/>
            </w:rPr>
          </w:pPr>
          <w:hyperlink w:anchor="_Toc123208230" w:history="1">
            <w:r w:rsidR="00E2047D" w:rsidRPr="0040761D">
              <w:rPr>
                <w:rStyle w:val="Hyperlink"/>
                <w:rFonts w:ascii="Verdana" w:hAnsi="Verdana"/>
                <w:noProof/>
              </w:rPr>
              <w:t>xv.</w:t>
            </w:r>
            <w:r w:rsidR="00E2047D">
              <w:rPr>
                <w:rFonts w:eastAsiaTheme="minorEastAsia"/>
                <w:noProof/>
                <w:sz w:val="24"/>
                <w:szCs w:val="24"/>
                <w:lang w:val="es-AR" w:eastAsia="es-MX"/>
              </w:rPr>
              <w:tab/>
            </w:r>
            <w:r w:rsidR="00E2047D" w:rsidRPr="0040761D">
              <w:rPr>
                <w:rStyle w:val="Hyperlink"/>
                <w:rFonts w:ascii="Verdana" w:hAnsi="Verdana"/>
                <w:noProof/>
              </w:rPr>
              <w:t>Checklist para transporte, Precondiciones y Activación</w:t>
            </w:r>
            <w:r w:rsidR="00E2047D">
              <w:rPr>
                <w:noProof/>
                <w:webHidden/>
              </w:rPr>
              <w:tab/>
            </w:r>
            <w:r w:rsidR="00E2047D">
              <w:rPr>
                <w:noProof/>
                <w:webHidden/>
              </w:rPr>
              <w:fldChar w:fldCharType="begin"/>
            </w:r>
            <w:r w:rsidR="00E2047D">
              <w:rPr>
                <w:noProof/>
                <w:webHidden/>
              </w:rPr>
              <w:instrText xml:space="preserve"> PAGEREF _Toc123208230 \h </w:instrText>
            </w:r>
            <w:r w:rsidR="00E2047D">
              <w:rPr>
                <w:noProof/>
                <w:webHidden/>
              </w:rPr>
            </w:r>
            <w:r w:rsidR="00E2047D">
              <w:rPr>
                <w:noProof/>
                <w:webHidden/>
              </w:rPr>
              <w:fldChar w:fldCharType="separate"/>
            </w:r>
            <w:r w:rsidR="00E2047D">
              <w:rPr>
                <w:noProof/>
                <w:webHidden/>
              </w:rPr>
              <w:t>10</w:t>
            </w:r>
            <w:r w:rsidR="00E2047D">
              <w:rPr>
                <w:noProof/>
                <w:webHidden/>
              </w:rPr>
              <w:fldChar w:fldCharType="end"/>
            </w:r>
          </w:hyperlink>
        </w:p>
        <w:p w14:paraId="29610D4E" w14:textId="03E5B8B9" w:rsidR="00E2047D" w:rsidRDefault="00000000">
          <w:pPr>
            <w:pStyle w:val="TOC1"/>
            <w:tabs>
              <w:tab w:val="left" w:pos="720"/>
              <w:tab w:val="right" w:leader="dot" w:pos="9620"/>
            </w:tabs>
            <w:rPr>
              <w:rFonts w:eastAsiaTheme="minorEastAsia"/>
              <w:noProof/>
              <w:sz w:val="24"/>
              <w:szCs w:val="24"/>
              <w:lang w:val="es-AR" w:eastAsia="es-MX"/>
            </w:rPr>
          </w:pPr>
          <w:hyperlink w:anchor="_Toc123208231" w:history="1">
            <w:r w:rsidR="00E2047D" w:rsidRPr="0040761D">
              <w:rPr>
                <w:rStyle w:val="Hyperlink"/>
                <w:rFonts w:ascii="Verdana" w:hAnsi="Verdana"/>
                <w:noProof/>
              </w:rPr>
              <w:t>d.</w:t>
            </w:r>
            <w:r w:rsidR="00E2047D">
              <w:rPr>
                <w:rFonts w:eastAsiaTheme="minorEastAsia"/>
                <w:noProof/>
                <w:sz w:val="24"/>
                <w:szCs w:val="24"/>
                <w:lang w:val="es-AR" w:eastAsia="es-MX"/>
              </w:rPr>
              <w:tab/>
            </w:r>
            <w:r w:rsidR="00E2047D" w:rsidRPr="0040761D">
              <w:rPr>
                <w:rStyle w:val="Hyperlink"/>
                <w:rFonts w:ascii="Verdana" w:hAnsi="Verdana"/>
                <w:noProof/>
              </w:rPr>
              <w:t>Conversión de Datos</w:t>
            </w:r>
            <w:r w:rsidR="00E2047D">
              <w:rPr>
                <w:noProof/>
                <w:webHidden/>
              </w:rPr>
              <w:tab/>
            </w:r>
            <w:r w:rsidR="00E2047D">
              <w:rPr>
                <w:noProof/>
                <w:webHidden/>
              </w:rPr>
              <w:fldChar w:fldCharType="begin"/>
            </w:r>
            <w:r w:rsidR="00E2047D">
              <w:rPr>
                <w:noProof/>
                <w:webHidden/>
              </w:rPr>
              <w:instrText xml:space="preserve"> PAGEREF _Toc123208231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0B483072" w14:textId="3D19206D" w:rsidR="00E2047D" w:rsidRDefault="00000000">
          <w:pPr>
            <w:pStyle w:val="TOC1"/>
            <w:tabs>
              <w:tab w:val="right" w:leader="dot" w:pos="9620"/>
            </w:tabs>
            <w:rPr>
              <w:rFonts w:eastAsiaTheme="minorEastAsia"/>
              <w:noProof/>
              <w:sz w:val="24"/>
              <w:szCs w:val="24"/>
              <w:lang w:val="es-AR" w:eastAsia="es-MX"/>
            </w:rPr>
          </w:pPr>
          <w:hyperlink w:anchor="_Toc123208232" w:history="1">
            <w:r w:rsidR="00E2047D" w:rsidRPr="0040761D">
              <w:rPr>
                <w:rStyle w:val="Hyperlink"/>
                <w:noProof/>
              </w:rPr>
              <w:t>N/A</w:t>
            </w:r>
            <w:r w:rsidR="00E2047D">
              <w:rPr>
                <w:noProof/>
                <w:webHidden/>
              </w:rPr>
              <w:tab/>
            </w:r>
            <w:r w:rsidR="00E2047D">
              <w:rPr>
                <w:noProof/>
                <w:webHidden/>
              </w:rPr>
              <w:fldChar w:fldCharType="begin"/>
            </w:r>
            <w:r w:rsidR="00E2047D">
              <w:rPr>
                <w:noProof/>
                <w:webHidden/>
              </w:rPr>
              <w:instrText xml:space="preserve"> PAGEREF _Toc123208232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6B774759" w14:textId="1683823F" w:rsidR="00E2047D" w:rsidRDefault="00000000">
          <w:pPr>
            <w:pStyle w:val="TOC1"/>
            <w:tabs>
              <w:tab w:val="left" w:pos="400"/>
              <w:tab w:val="right" w:leader="dot" w:pos="9620"/>
            </w:tabs>
            <w:rPr>
              <w:rFonts w:eastAsiaTheme="minorEastAsia"/>
              <w:noProof/>
              <w:sz w:val="24"/>
              <w:szCs w:val="24"/>
              <w:lang w:val="es-AR" w:eastAsia="es-MX"/>
            </w:rPr>
          </w:pPr>
          <w:hyperlink w:anchor="_Toc123208233" w:history="1">
            <w:r w:rsidR="00E2047D" w:rsidRPr="0040761D">
              <w:rPr>
                <w:rStyle w:val="Hyperlink"/>
                <w:rFonts w:ascii="Verdana" w:hAnsi="Verdana"/>
                <w:noProof/>
              </w:rPr>
              <w:t>i.</w:t>
            </w:r>
            <w:r w:rsidR="00E2047D">
              <w:rPr>
                <w:rFonts w:eastAsiaTheme="minorEastAsia"/>
                <w:noProof/>
                <w:sz w:val="24"/>
                <w:szCs w:val="24"/>
                <w:lang w:val="es-AR" w:eastAsia="es-MX"/>
              </w:rPr>
              <w:tab/>
            </w:r>
            <w:r w:rsidR="00E2047D" w:rsidRPr="0040761D">
              <w:rPr>
                <w:rStyle w:val="Hyperlink"/>
                <w:rFonts w:ascii="Verdana" w:hAnsi="Verdana"/>
                <w:noProof/>
              </w:rPr>
              <w:t>Descripción detallada</w:t>
            </w:r>
            <w:r w:rsidR="00E2047D">
              <w:rPr>
                <w:noProof/>
                <w:webHidden/>
              </w:rPr>
              <w:tab/>
            </w:r>
            <w:r w:rsidR="00E2047D">
              <w:rPr>
                <w:noProof/>
                <w:webHidden/>
              </w:rPr>
              <w:fldChar w:fldCharType="begin"/>
            </w:r>
            <w:r w:rsidR="00E2047D">
              <w:rPr>
                <w:noProof/>
                <w:webHidden/>
              </w:rPr>
              <w:instrText xml:space="preserve"> PAGEREF _Toc123208233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59F91B8A" w14:textId="4110C00B" w:rsidR="00E2047D" w:rsidRDefault="00000000">
          <w:pPr>
            <w:pStyle w:val="TOC1"/>
            <w:tabs>
              <w:tab w:val="left" w:pos="720"/>
              <w:tab w:val="right" w:leader="dot" w:pos="9620"/>
            </w:tabs>
            <w:rPr>
              <w:rFonts w:eastAsiaTheme="minorEastAsia"/>
              <w:noProof/>
              <w:sz w:val="24"/>
              <w:szCs w:val="24"/>
              <w:lang w:val="es-AR" w:eastAsia="es-MX"/>
            </w:rPr>
          </w:pPr>
          <w:hyperlink w:anchor="_Toc123208234" w:history="1">
            <w:r w:rsidR="00E2047D" w:rsidRPr="0040761D">
              <w:rPr>
                <w:rStyle w:val="Hyperlink"/>
                <w:rFonts w:ascii="Verdana" w:hAnsi="Verdana"/>
                <w:noProof/>
              </w:rPr>
              <w:t>ii.</w:t>
            </w:r>
            <w:r w:rsidR="00E2047D">
              <w:rPr>
                <w:rFonts w:eastAsiaTheme="minorEastAsia"/>
                <w:noProof/>
                <w:sz w:val="24"/>
                <w:szCs w:val="24"/>
                <w:lang w:val="es-AR" w:eastAsia="es-MX"/>
              </w:rPr>
              <w:tab/>
            </w:r>
            <w:r w:rsidR="00E2047D" w:rsidRPr="0040761D">
              <w:rPr>
                <w:rStyle w:val="Hyperlink"/>
                <w:rFonts w:ascii="Verdana" w:hAnsi="Verdana"/>
                <w:noProof/>
              </w:rPr>
              <w:t>Controles y reconciliación necesarios</w:t>
            </w:r>
            <w:r w:rsidR="00E2047D">
              <w:rPr>
                <w:noProof/>
                <w:webHidden/>
              </w:rPr>
              <w:tab/>
            </w:r>
            <w:r w:rsidR="00E2047D">
              <w:rPr>
                <w:noProof/>
                <w:webHidden/>
              </w:rPr>
              <w:fldChar w:fldCharType="begin"/>
            </w:r>
            <w:r w:rsidR="00E2047D">
              <w:rPr>
                <w:noProof/>
                <w:webHidden/>
              </w:rPr>
              <w:instrText xml:space="preserve"> PAGEREF _Toc123208234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44A260DD" w14:textId="3BC56503" w:rsidR="00E2047D" w:rsidRDefault="00000000">
          <w:pPr>
            <w:pStyle w:val="TOC1"/>
            <w:tabs>
              <w:tab w:val="left" w:pos="720"/>
              <w:tab w:val="right" w:leader="dot" w:pos="9620"/>
            </w:tabs>
            <w:rPr>
              <w:rFonts w:eastAsiaTheme="minorEastAsia"/>
              <w:noProof/>
              <w:sz w:val="24"/>
              <w:szCs w:val="24"/>
              <w:lang w:val="es-AR" w:eastAsia="es-MX"/>
            </w:rPr>
          </w:pPr>
          <w:hyperlink w:anchor="_Toc123208235" w:history="1">
            <w:r w:rsidR="00E2047D" w:rsidRPr="0040761D">
              <w:rPr>
                <w:rStyle w:val="Hyperlink"/>
                <w:rFonts w:ascii="Verdana" w:hAnsi="Verdana"/>
                <w:noProof/>
              </w:rPr>
              <w:t>e.</w:t>
            </w:r>
            <w:r w:rsidR="00E2047D">
              <w:rPr>
                <w:rFonts w:eastAsiaTheme="minorEastAsia"/>
                <w:noProof/>
                <w:sz w:val="24"/>
                <w:szCs w:val="24"/>
                <w:lang w:val="es-AR" w:eastAsia="es-MX"/>
              </w:rPr>
              <w:tab/>
            </w:r>
            <w:r w:rsidR="00E2047D" w:rsidRPr="0040761D">
              <w:rPr>
                <w:rStyle w:val="Hyperlink"/>
                <w:rFonts w:ascii="Verdana" w:hAnsi="Verdana"/>
                <w:noProof/>
              </w:rPr>
              <w:t>User Exits y Ampliaciones</w:t>
            </w:r>
            <w:r w:rsidR="00E2047D">
              <w:rPr>
                <w:noProof/>
                <w:webHidden/>
              </w:rPr>
              <w:tab/>
            </w:r>
            <w:r w:rsidR="00E2047D">
              <w:rPr>
                <w:noProof/>
                <w:webHidden/>
              </w:rPr>
              <w:fldChar w:fldCharType="begin"/>
            </w:r>
            <w:r w:rsidR="00E2047D">
              <w:rPr>
                <w:noProof/>
                <w:webHidden/>
              </w:rPr>
              <w:instrText xml:space="preserve"> PAGEREF _Toc123208235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246ACF0F" w14:textId="50924DD1" w:rsidR="00E2047D" w:rsidRDefault="00000000">
          <w:pPr>
            <w:pStyle w:val="TOC1"/>
            <w:tabs>
              <w:tab w:val="right" w:leader="dot" w:pos="9620"/>
            </w:tabs>
            <w:rPr>
              <w:rFonts w:eastAsiaTheme="minorEastAsia"/>
              <w:noProof/>
              <w:sz w:val="24"/>
              <w:szCs w:val="24"/>
              <w:lang w:val="es-AR" w:eastAsia="es-MX"/>
            </w:rPr>
          </w:pPr>
          <w:hyperlink w:anchor="_Toc123208236" w:history="1">
            <w:r w:rsidR="00E2047D" w:rsidRPr="0040761D">
              <w:rPr>
                <w:rStyle w:val="Hyperlink"/>
                <w:noProof/>
              </w:rPr>
              <w:t>N/A</w:t>
            </w:r>
            <w:r w:rsidR="00E2047D">
              <w:rPr>
                <w:noProof/>
                <w:webHidden/>
              </w:rPr>
              <w:tab/>
            </w:r>
            <w:r w:rsidR="00E2047D">
              <w:rPr>
                <w:noProof/>
                <w:webHidden/>
              </w:rPr>
              <w:fldChar w:fldCharType="begin"/>
            </w:r>
            <w:r w:rsidR="00E2047D">
              <w:rPr>
                <w:noProof/>
                <w:webHidden/>
              </w:rPr>
              <w:instrText xml:space="preserve"> PAGEREF _Toc123208236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309644F2" w14:textId="79AAF4E2" w:rsidR="00E2047D" w:rsidRDefault="00000000">
          <w:pPr>
            <w:pStyle w:val="TOC1"/>
            <w:tabs>
              <w:tab w:val="left" w:pos="400"/>
              <w:tab w:val="right" w:leader="dot" w:pos="9620"/>
            </w:tabs>
            <w:rPr>
              <w:rFonts w:eastAsiaTheme="minorEastAsia"/>
              <w:noProof/>
              <w:sz w:val="24"/>
              <w:szCs w:val="24"/>
              <w:lang w:val="es-AR" w:eastAsia="es-MX"/>
            </w:rPr>
          </w:pPr>
          <w:hyperlink w:anchor="_Toc123208237" w:history="1">
            <w:r w:rsidR="00E2047D" w:rsidRPr="0040761D">
              <w:rPr>
                <w:rStyle w:val="Hyperlink"/>
                <w:rFonts w:ascii="Verdana" w:hAnsi="Verdana"/>
                <w:noProof/>
              </w:rPr>
              <w:t>i.</w:t>
            </w:r>
            <w:r w:rsidR="00E2047D">
              <w:rPr>
                <w:rFonts w:eastAsiaTheme="minorEastAsia"/>
                <w:noProof/>
                <w:sz w:val="24"/>
                <w:szCs w:val="24"/>
                <w:lang w:val="es-AR" w:eastAsia="es-MX"/>
              </w:rPr>
              <w:tab/>
            </w:r>
            <w:r w:rsidR="00E2047D" w:rsidRPr="0040761D">
              <w:rPr>
                <w:rStyle w:val="Hyperlink"/>
                <w:rFonts w:ascii="Verdana" w:hAnsi="Verdana"/>
                <w:noProof/>
              </w:rPr>
              <w:t>User Exits</w:t>
            </w:r>
            <w:r w:rsidR="00E2047D">
              <w:rPr>
                <w:noProof/>
                <w:webHidden/>
              </w:rPr>
              <w:tab/>
            </w:r>
            <w:r w:rsidR="00E2047D">
              <w:rPr>
                <w:noProof/>
                <w:webHidden/>
              </w:rPr>
              <w:fldChar w:fldCharType="begin"/>
            </w:r>
            <w:r w:rsidR="00E2047D">
              <w:rPr>
                <w:noProof/>
                <w:webHidden/>
              </w:rPr>
              <w:instrText xml:space="preserve"> PAGEREF _Toc123208237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0FDFD13B" w14:textId="60174BB2" w:rsidR="00E2047D" w:rsidRDefault="00000000">
          <w:pPr>
            <w:pStyle w:val="TOC1"/>
            <w:tabs>
              <w:tab w:val="left" w:pos="720"/>
              <w:tab w:val="right" w:leader="dot" w:pos="9620"/>
            </w:tabs>
            <w:rPr>
              <w:rFonts w:eastAsiaTheme="minorEastAsia"/>
              <w:noProof/>
              <w:sz w:val="24"/>
              <w:szCs w:val="24"/>
              <w:lang w:val="es-AR" w:eastAsia="es-MX"/>
            </w:rPr>
          </w:pPr>
          <w:hyperlink w:anchor="_Toc123208238" w:history="1">
            <w:r w:rsidR="00E2047D" w:rsidRPr="0040761D">
              <w:rPr>
                <w:rStyle w:val="Hyperlink"/>
                <w:rFonts w:ascii="Verdana" w:hAnsi="Verdana"/>
                <w:noProof/>
              </w:rPr>
              <w:t>ii.</w:t>
            </w:r>
            <w:r w:rsidR="00E2047D">
              <w:rPr>
                <w:rFonts w:eastAsiaTheme="minorEastAsia"/>
                <w:noProof/>
                <w:sz w:val="24"/>
                <w:szCs w:val="24"/>
                <w:lang w:val="es-AR" w:eastAsia="es-MX"/>
              </w:rPr>
              <w:tab/>
            </w:r>
            <w:r w:rsidR="00E2047D" w:rsidRPr="0040761D">
              <w:rPr>
                <w:rStyle w:val="Hyperlink"/>
                <w:rFonts w:ascii="Verdana" w:hAnsi="Verdana"/>
                <w:noProof/>
              </w:rPr>
              <w:t>Descripción lógica requerida</w:t>
            </w:r>
            <w:r w:rsidR="00E2047D">
              <w:rPr>
                <w:noProof/>
                <w:webHidden/>
              </w:rPr>
              <w:tab/>
            </w:r>
            <w:r w:rsidR="00E2047D">
              <w:rPr>
                <w:noProof/>
                <w:webHidden/>
              </w:rPr>
              <w:fldChar w:fldCharType="begin"/>
            </w:r>
            <w:r w:rsidR="00E2047D">
              <w:rPr>
                <w:noProof/>
                <w:webHidden/>
              </w:rPr>
              <w:instrText xml:space="preserve"> PAGEREF _Toc123208238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186A8BB1" w14:textId="2CB8FF03" w:rsidR="00E2047D" w:rsidRDefault="00000000">
          <w:pPr>
            <w:pStyle w:val="TOC1"/>
            <w:tabs>
              <w:tab w:val="left" w:pos="720"/>
              <w:tab w:val="right" w:leader="dot" w:pos="9620"/>
            </w:tabs>
            <w:rPr>
              <w:rFonts w:eastAsiaTheme="minorEastAsia"/>
              <w:noProof/>
              <w:sz w:val="24"/>
              <w:szCs w:val="24"/>
              <w:lang w:val="es-AR" w:eastAsia="es-MX"/>
            </w:rPr>
          </w:pPr>
          <w:hyperlink w:anchor="_Toc123208239" w:history="1">
            <w:r w:rsidR="00E2047D" w:rsidRPr="0040761D">
              <w:rPr>
                <w:rStyle w:val="Hyperlink"/>
                <w:rFonts w:ascii="Verdana" w:hAnsi="Verdana"/>
                <w:noProof/>
              </w:rPr>
              <w:t>iii.</w:t>
            </w:r>
            <w:r w:rsidR="00E2047D">
              <w:rPr>
                <w:rFonts w:eastAsiaTheme="minorEastAsia"/>
                <w:noProof/>
                <w:sz w:val="24"/>
                <w:szCs w:val="24"/>
                <w:lang w:val="es-AR" w:eastAsia="es-MX"/>
              </w:rPr>
              <w:tab/>
            </w:r>
            <w:r w:rsidR="00E2047D" w:rsidRPr="0040761D">
              <w:rPr>
                <w:rStyle w:val="Hyperlink"/>
                <w:rFonts w:ascii="Verdana" w:hAnsi="Verdana"/>
                <w:noProof/>
              </w:rPr>
              <w:t>Ampliaciones de Tabla</w:t>
            </w:r>
            <w:r w:rsidR="00E2047D">
              <w:rPr>
                <w:noProof/>
                <w:webHidden/>
              </w:rPr>
              <w:tab/>
            </w:r>
            <w:r w:rsidR="00E2047D">
              <w:rPr>
                <w:noProof/>
                <w:webHidden/>
              </w:rPr>
              <w:fldChar w:fldCharType="begin"/>
            </w:r>
            <w:r w:rsidR="00E2047D">
              <w:rPr>
                <w:noProof/>
                <w:webHidden/>
              </w:rPr>
              <w:instrText xml:space="preserve"> PAGEREF _Toc123208239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4A7DD52D" w14:textId="74C50FCD" w:rsidR="00E2047D" w:rsidRDefault="00000000">
          <w:pPr>
            <w:pStyle w:val="TOC1"/>
            <w:tabs>
              <w:tab w:val="left" w:pos="720"/>
              <w:tab w:val="right" w:leader="dot" w:pos="9620"/>
            </w:tabs>
            <w:rPr>
              <w:rFonts w:eastAsiaTheme="minorEastAsia"/>
              <w:noProof/>
              <w:sz w:val="24"/>
              <w:szCs w:val="24"/>
              <w:lang w:val="es-AR" w:eastAsia="es-MX"/>
            </w:rPr>
          </w:pPr>
          <w:hyperlink w:anchor="_Toc123208240" w:history="1">
            <w:r w:rsidR="00E2047D" w:rsidRPr="0040761D">
              <w:rPr>
                <w:rStyle w:val="Hyperlink"/>
                <w:rFonts w:ascii="Verdana" w:hAnsi="Verdana"/>
                <w:noProof/>
              </w:rPr>
              <w:t>iv.</w:t>
            </w:r>
            <w:r w:rsidR="00E2047D">
              <w:rPr>
                <w:rFonts w:eastAsiaTheme="minorEastAsia"/>
                <w:noProof/>
                <w:sz w:val="24"/>
                <w:szCs w:val="24"/>
                <w:lang w:val="es-AR" w:eastAsia="es-MX"/>
              </w:rPr>
              <w:tab/>
            </w:r>
            <w:r w:rsidR="00E2047D" w:rsidRPr="0040761D">
              <w:rPr>
                <w:rStyle w:val="Hyperlink"/>
                <w:rFonts w:ascii="Verdana" w:hAnsi="Verdana"/>
                <w:noProof/>
              </w:rPr>
              <w:t>Tablas propias – Diccionario de datos</w:t>
            </w:r>
            <w:r w:rsidR="00E2047D">
              <w:rPr>
                <w:noProof/>
                <w:webHidden/>
              </w:rPr>
              <w:tab/>
            </w:r>
            <w:r w:rsidR="00E2047D">
              <w:rPr>
                <w:noProof/>
                <w:webHidden/>
              </w:rPr>
              <w:fldChar w:fldCharType="begin"/>
            </w:r>
            <w:r w:rsidR="00E2047D">
              <w:rPr>
                <w:noProof/>
                <w:webHidden/>
              </w:rPr>
              <w:instrText xml:space="preserve"> PAGEREF _Toc123208240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5867EAF3" w14:textId="22008AF6" w:rsidR="00E2047D" w:rsidRDefault="00000000">
          <w:pPr>
            <w:pStyle w:val="TOC1"/>
            <w:tabs>
              <w:tab w:val="left" w:pos="720"/>
              <w:tab w:val="right" w:leader="dot" w:pos="9620"/>
            </w:tabs>
            <w:rPr>
              <w:rFonts w:eastAsiaTheme="minorEastAsia"/>
              <w:noProof/>
              <w:sz w:val="24"/>
              <w:szCs w:val="24"/>
              <w:lang w:val="es-AR" w:eastAsia="es-MX"/>
            </w:rPr>
          </w:pPr>
          <w:hyperlink w:anchor="_Toc123208241" w:history="1">
            <w:r w:rsidR="00E2047D" w:rsidRPr="0040761D">
              <w:rPr>
                <w:rStyle w:val="Hyperlink"/>
                <w:rFonts w:ascii="Verdana" w:hAnsi="Verdana"/>
                <w:noProof/>
              </w:rPr>
              <w:t>v.</w:t>
            </w:r>
            <w:r w:rsidR="00E2047D">
              <w:rPr>
                <w:rFonts w:eastAsiaTheme="minorEastAsia"/>
                <w:noProof/>
                <w:sz w:val="24"/>
                <w:szCs w:val="24"/>
                <w:lang w:val="es-AR" w:eastAsia="es-MX"/>
              </w:rPr>
              <w:tab/>
            </w:r>
            <w:r w:rsidR="00E2047D" w:rsidRPr="0040761D">
              <w:rPr>
                <w:rStyle w:val="Hyperlink"/>
                <w:rFonts w:ascii="Verdana" w:hAnsi="Verdana"/>
                <w:noProof/>
              </w:rPr>
              <w:t>Ayudas de búsqueda</w:t>
            </w:r>
            <w:r w:rsidR="00E2047D">
              <w:rPr>
                <w:noProof/>
                <w:webHidden/>
              </w:rPr>
              <w:tab/>
            </w:r>
            <w:r w:rsidR="00E2047D">
              <w:rPr>
                <w:noProof/>
                <w:webHidden/>
              </w:rPr>
              <w:fldChar w:fldCharType="begin"/>
            </w:r>
            <w:r w:rsidR="00E2047D">
              <w:rPr>
                <w:noProof/>
                <w:webHidden/>
              </w:rPr>
              <w:instrText xml:space="preserve"> PAGEREF _Toc123208241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25AD50AF" w14:textId="73A256C3" w:rsidR="00E2047D" w:rsidRDefault="00000000">
          <w:pPr>
            <w:pStyle w:val="TOC1"/>
            <w:tabs>
              <w:tab w:val="left" w:pos="720"/>
              <w:tab w:val="right" w:leader="dot" w:pos="9620"/>
            </w:tabs>
            <w:rPr>
              <w:rFonts w:eastAsiaTheme="minorEastAsia"/>
              <w:noProof/>
              <w:sz w:val="24"/>
              <w:szCs w:val="24"/>
              <w:lang w:val="es-AR" w:eastAsia="es-MX"/>
            </w:rPr>
          </w:pPr>
          <w:hyperlink w:anchor="_Toc123208242" w:history="1">
            <w:r w:rsidR="00E2047D" w:rsidRPr="0040761D">
              <w:rPr>
                <w:rStyle w:val="Hyperlink"/>
                <w:rFonts w:ascii="Verdana" w:hAnsi="Verdana"/>
                <w:noProof/>
              </w:rPr>
              <w:t>4.</w:t>
            </w:r>
            <w:r w:rsidR="00E2047D">
              <w:rPr>
                <w:rFonts w:eastAsiaTheme="minorEastAsia"/>
                <w:noProof/>
                <w:sz w:val="24"/>
                <w:szCs w:val="24"/>
                <w:lang w:val="es-AR" w:eastAsia="es-MX"/>
              </w:rPr>
              <w:tab/>
            </w:r>
            <w:r w:rsidR="00E2047D" w:rsidRPr="0040761D">
              <w:rPr>
                <w:rStyle w:val="Hyperlink"/>
                <w:rFonts w:ascii="Verdana" w:hAnsi="Verdana"/>
                <w:noProof/>
              </w:rPr>
              <w:t>Manejo de Errores</w:t>
            </w:r>
            <w:r w:rsidR="00E2047D">
              <w:rPr>
                <w:noProof/>
                <w:webHidden/>
              </w:rPr>
              <w:tab/>
            </w:r>
            <w:r w:rsidR="00E2047D">
              <w:rPr>
                <w:noProof/>
                <w:webHidden/>
              </w:rPr>
              <w:fldChar w:fldCharType="begin"/>
            </w:r>
            <w:r w:rsidR="00E2047D">
              <w:rPr>
                <w:noProof/>
                <w:webHidden/>
              </w:rPr>
              <w:instrText xml:space="preserve"> PAGEREF _Toc123208242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04FD0C57" w14:textId="669A259B" w:rsidR="00E2047D" w:rsidRDefault="00000000">
          <w:pPr>
            <w:pStyle w:val="TOC1"/>
            <w:tabs>
              <w:tab w:val="left" w:pos="720"/>
              <w:tab w:val="right" w:leader="dot" w:pos="9620"/>
            </w:tabs>
            <w:rPr>
              <w:rFonts w:eastAsiaTheme="minorEastAsia"/>
              <w:noProof/>
              <w:sz w:val="24"/>
              <w:szCs w:val="24"/>
              <w:lang w:val="es-AR" w:eastAsia="es-MX"/>
            </w:rPr>
          </w:pPr>
          <w:hyperlink w:anchor="_Toc123208243" w:history="1">
            <w:r w:rsidR="00E2047D" w:rsidRPr="0040761D">
              <w:rPr>
                <w:rStyle w:val="Hyperlink"/>
                <w:rFonts w:ascii="Verdana" w:hAnsi="Verdana"/>
                <w:noProof/>
              </w:rPr>
              <w:t>5.</w:t>
            </w:r>
            <w:r w:rsidR="00E2047D">
              <w:rPr>
                <w:rFonts w:eastAsiaTheme="minorEastAsia"/>
                <w:noProof/>
                <w:sz w:val="24"/>
                <w:szCs w:val="24"/>
                <w:lang w:val="es-AR" w:eastAsia="es-MX"/>
              </w:rPr>
              <w:tab/>
            </w:r>
            <w:r w:rsidR="00E2047D" w:rsidRPr="0040761D">
              <w:rPr>
                <w:rStyle w:val="Hyperlink"/>
                <w:rFonts w:ascii="Verdana" w:hAnsi="Verdana"/>
                <w:noProof/>
              </w:rPr>
              <w:t>Logs</w:t>
            </w:r>
            <w:r w:rsidR="00E2047D">
              <w:rPr>
                <w:noProof/>
                <w:webHidden/>
              </w:rPr>
              <w:tab/>
            </w:r>
            <w:r w:rsidR="00E2047D">
              <w:rPr>
                <w:noProof/>
                <w:webHidden/>
              </w:rPr>
              <w:fldChar w:fldCharType="begin"/>
            </w:r>
            <w:r w:rsidR="00E2047D">
              <w:rPr>
                <w:noProof/>
                <w:webHidden/>
              </w:rPr>
              <w:instrText xml:space="preserve"> PAGEREF _Toc123208243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7ACF1302" w14:textId="0CA96480" w:rsidR="00E2047D" w:rsidRDefault="00000000">
          <w:pPr>
            <w:pStyle w:val="TOC1"/>
            <w:tabs>
              <w:tab w:val="left" w:pos="720"/>
              <w:tab w:val="right" w:leader="dot" w:pos="9620"/>
            </w:tabs>
            <w:rPr>
              <w:rFonts w:eastAsiaTheme="minorEastAsia"/>
              <w:noProof/>
              <w:sz w:val="24"/>
              <w:szCs w:val="24"/>
              <w:lang w:val="es-AR" w:eastAsia="es-MX"/>
            </w:rPr>
          </w:pPr>
          <w:hyperlink w:anchor="_Toc123208244" w:history="1">
            <w:r w:rsidR="00E2047D" w:rsidRPr="0040761D">
              <w:rPr>
                <w:rStyle w:val="Hyperlink"/>
                <w:rFonts w:ascii="Verdana" w:hAnsi="Verdana"/>
                <w:noProof/>
              </w:rPr>
              <w:t>6.</w:t>
            </w:r>
            <w:r w:rsidR="00E2047D">
              <w:rPr>
                <w:rFonts w:eastAsiaTheme="minorEastAsia"/>
                <w:noProof/>
                <w:sz w:val="24"/>
                <w:szCs w:val="24"/>
                <w:lang w:val="es-AR" w:eastAsia="es-MX"/>
              </w:rPr>
              <w:tab/>
            </w:r>
            <w:r w:rsidR="00E2047D" w:rsidRPr="0040761D">
              <w:rPr>
                <w:rStyle w:val="Hyperlink"/>
                <w:rFonts w:ascii="Verdana" w:hAnsi="Verdana"/>
                <w:noProof/>
              </w:rPr>
              <w:t>Frecuencia de ejecución</w:t>
            </w:r>
            <w:r w:rsidR="00E2047D">
              <w:rPr>
                <w:noProof/>
                <w:webHidden/>
              </w:rPr>
              <w:tab/>
            </w:r>
            <w:r w:rsidR="00E2047D">
              <w:rPr>
                <w:noProof/>
                <w:webHidden/>
              </w:rPr>
              <w:fldChar w:fldCharType="begin"/>
            </w:r>
            <w:r w:rsidR="00E2047D">
              <w:rPr>
                <w:noProof/>
                <w:webHidden/>
              </w:rPr>
              <w:instrText xml:space="preserve"> PAGEREF _Toc123208244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751936C6" w14:textId="2DFED509" w:rsidR="00E2047D" w:rsidRDefault="00000000">
          <w:pPr>
            <w:pStyle w:val="TOC1"/>
            <w:tabs>
              <w:tab w:val="left" w:pos="720"/>
              <w:tab w:val="right" w:leader="dot" w:pos="9620"/>
            </w:tabs>
            <w:rPr>
              <w:rFonts w:eastAsiaTheme="minorEastAsia"/>
              <w:noProof/>
              <w:sz w:val="24"/>
              <w:szCs w:val="24"/>
              <w:lang w:val="es-AR" w:eastAsia="es-MX"/>
            </w:rPr>
          </w:pPr>
          <w:hyperlink w:anchor="_Toc123208245" w:history="1">
            <w:r w:rsidR="00E2047D" w:rsidRPr="0040761D">
              <w:rPr>
                <w:rStyle w:val="Hyperlink"/>
                <w:rFonts w:ascii="Verdana" w:hAnsi="Verdana"/>
                <w:noProof/>
              </w:rPr>
              <w:t>7.</w:t>
            </w:r>
            <w:r w:rsidR="00E2047D">
              <w:rPr>
                <w:rFonts w:eastAsiaTheme="minorEastAsia"/>
                <w:noProof/>
                <w:sz w:val="24"/>
                <w:szCs w:val="24"/>
                <w:lang w:val="es-AR" w:eastAsia="es-MX"/>
              </w:rPr>
              <w:tab/>
            </w:r>
            <w:r w:rsidR="00E2047D" w:rsidRPr="0040761D">
              <w:rPr>
                <w:rStyle w:val="Hyperlink"/>
                <w:rFonts w:ascii="Verdana" w:hAnsi="Verdana"/>
                <w:noProof/>
              </w:rPr>
              <w:t>Requerimiento de seguridad / Autorizaciones /Roles</w:t>
            </w:r>
            <w:r w:rsidR="00E2047D">
              <w:rPr>
                <w:noProof/>
                <w:webHidden/>
              </w:rPr>
              <w:tab/>
            </w:r>
            <w:r w:rsidR="00E2047D">
              <w:rPr>
                <w:noProof/>
                <w:webHidden/>
              </w:rPr>
              <w:fldChar w:fldCharType="begin"/>
            </w:r>
            <w:r w:rsidR="00E2047D">
              <w:rPr>
                <w:noProof/>
                <w:webHidden/>
              </w:rPr>
              <w:instrText xml:space="preserve"> PAGEREF _Toc123208245 \h </w:instrText>
            </w:r>
            <w:r w:rsidR="00E2047D">
              <w:rPr>
                <w:noProof/>
                <w:webHidden/>
              </w:rPr>
            </w:r>
            <w:r w:rsidR="00E2047D">
              <w:rPr>
                <w:noProof/>
                <w:webHidden/>
              </w:rPr>
              <w:fldChar w:fldCharType="separate"/>
            </w:r>
            <w:r w:rsidR="00E2047D">
              <w:rPr>
                <w:noProof/>
                <w:webHidden/>
              </w:rPr>
              <w:t>11</w:t>
            </w:r>
            <w:r w:rsidR="00E2047D">
              <w:rPr>
                <w:noProof/>
                <w:webHidden/>
              </w:rPr>
              <w:fldChar w:fldCharType="end"/>
            </w:r>
          </w:hyperlink>
        </w:p>
        <w:p w14:paraId="63573E4B" w14:textId="7893B619" w:rsidR="00E2047D" w:rsidRDefault="00000000">
          <w:pPr>
            <w:pStyle w:val="TOC1"/>
            <w:tabs>
              <w:tab w:val="left" w:pos="720"/>
              <w:tab w:val="right" w:leader="dot" w:pos="9620"/>
            </w:tabs>
            <w:rPr>
              <w:rFonts w:eastAsiaTheme="minorEastAsia"/>
              <w:noProof/>
              <w:sz w:val="24"/>
              <w:szCs w:val="24"/>
              <w:lang w:val="es-AR" w:eastAsia="es-MX"/>
            </w:rPr>
          </w:pPr>
          <w:hyperlink w:anchor="_Toc123208246" w:history="1">
            <w:r w:rsidR="00E2047D" w:rsidRPr="0040761D">
              <w:rPr>
                <w:rStyle w:val="Hyperlink"/>
                <w:rFonts w:ascii="Verdana" w:hAnsi="Verdana"/>
                <w:noProof/>
              </w:rPr>
              <w:t>8.</w:t>
            </w:r>
            <w:r w:rsidR="00E2047D">
              <w:rPr>
                <w:rFonts w:eastAsiaTheme="minorEastAsia"/>
                <w:noProof/>
                <w:sz w:val="24"/>
                <w:szCs w:val="24"/>
                <w:lang w:val="es-AR" w:eastAsia="es-MX"/>
              </w:rPr>
              <w:tab/>
            </w:r>
            <w:r w:rsidR="00E2047D" w:rsidRPr="0040761D">
              <w:rPr>
                <w:rStyle w:val="Hyperlink"/>
                <w:rFonts w:ascii="Verdana" w:hAnsi="Verdana"/>
                <w:noProof/>
              </w:rPr>
              <w:t>Procedimiento de contingencia</w:t>
            </w:r>
            <w:r w:rsidR="00E2047D">
              <w:rPr>
                <w:noProof/>
                <w:webHidden/>
              </w:rPr>
              <w:tab/>
            </w:r>
            <w:r w:rsidR="00E2047D">
              <w:rPr>
                <w:noProof/>
                <w:webHidden/>
              </w:rPr>
              <w:fldChar w:fldCharType="begin"/>
            </w:r>
            <w:r w:rsidR="00E2047D">
              <w:rPr>
                <w:noProof/>
                <w:webHidden/>
              </w:rPr>
              <w:instrText xml:space="preserve"> PAGEREF _Toc123208246 \h </w:instrText>
            </w:r>
            <w:r w:rsidR="00E2047D">
              <w:rPr>
                <w:noProof/>
                <w:webHidden/>
              </w:rPr>
            </w:r>
            <w:r w:rsidR="00E2047D">
              <w:rPr>
                <w:noProof/>
                <w:webHidden/>
              </w:rPr>
              <w:fldChar w:fldCharType="separate"/>
            </w:r>
            <w:r w:rsidR="00E2047D">
              <w:rPr>
                <w:noProof/>
                <w:webHidden/>
              </w:rPr>
              <w:t>12</w:t>
            </w:r>
            <w:r w:rsidR="00E2047D">
              <w:rPr>
                <w:noProof/>
                <w:webHidden/>
              </w:rPr>
              <w:fldChar w:fldCharType="end"/>
            </w:r>
          </w:hyperlink>
        </w:p>
        <w:p w14:paraId="24FDA089" w14:textId="1DB6A365" w:rsidR="00E2047D" w:rsidRDefault="00000000">
          <w:pPr>
            <w:pStyle w:val="TOC1"/>
            <w:tabs>
              <w:tab w:val="left" w:pos="720"/>
              <w:tab w:val="right" w:leader="dot" w:pos="9620"/>
            </w:tabs>
            <w:rPr>
              <w:rFonts w:eastAsiaTheme="minorEastAsia"/>
              <w:noProof/>
              <w:sz w:val="24"/>
              <w:szCs w:val="24"/>
              <w:lang w:val="es-AR" w:eastAsia="es-MX"/>
            </w:rPr>
          </w:pPr>
          <w:hyperlink w:anchor="_Toc123208247" w:history="1">
            <w:r w:rsidR="00E2047D" w:rsidRPr="0040761D">
              <w:rPr>
                <w:rStyle w:val="Hyperlink"/>
                <w:rFonts w:ascii="Verdana" w:hAnsi="Verdana"/>
                <w:noProof/>
              </w:rPr>
              <w:t>9.</w:t>
            </w:r>
            <w:r w:rsidR="00E2047D">
              <w:rPr>
                <w:rFonts w:eastAsiaTheme="minorEastAsia"/>
                <w:noProof/>
                <w:sz w:val="24"/>
                <w:szCs w:val="24"/>
                <w:lang w:val="es-AR" w:eastAsia="es-MX"/>
              </w:rPr>
              <w:tab/>
            </w:r>
            <w:r w:rsidR="00E2047D" w:rsidRPr="0040761D">
              <w:rPr>
                <w:rStyle w:val="Hyperlink"/>
                <w:rFonts w:ascii="Verdana" w:hAnsi="Verdana"/>
                <w:noProof/>
              </w:rPr>
              <w:t>Plan de Pruebas</w:t>
            </w:r>
            <w:r w:rsidR="00E2047D">
              <w:rPr>
                <w:noProof/>
                <w:webHidden/>
              </w:rPr>
              <w:tab/>
            </w:r>
            <w:r w:rsidR="00E2047D">
              <w:rPr>
                <w:noProof/>
                <w:webHidden/>
              </w:rPr>
              <w:fldChar w:fldCharType="begin"/>
            </w:r>
            <w:r w:rsidR="00E2047D">
              <w:rPr>
                <w:noProof/>
                <w:webHidden/>
              </w:rPr>
              <w:instrText xml:space="preserve"> PAGEREF _Toc123208247 \h </w:instrText>
            </w:r>
            <w:r w:rsidR="00E2047D">
              <w:rPr>
                <w:noProof/>
                <w:webHidden/>
              </w:rPr>
            </w:r>
            <w:r w:rsidR="00E2047D">
              <w:rPr>
                <w:noProof/>
                <w:webHidden/>
              </w:rPr>
              <w:fldChar w:fldCharType="separate"/>
            </w:r>
            <w:r w:rsidR="00E2047D">
              <w:rPr>
                <w:noProof/>
                <w:webHidden/>
              </w:rPr>
              <w:t>12</w:t>
            </w:r>
            <w:r w:rsidR="00E2047D">
              <w:rPr>
                <w:noProof/>
                <w:webHidden/>
              </w:rPr>
              <w:fldChar w:fldCharType="end"/>
            </w:r>
          </w:hyperlink>
        </w:p>
        <w:p w14:paraId="75693152" w14:textId="310460B7" w:rsidR="00023CB3" w:rsidRPr="00866B7F" w:rsidRDefault="00023CB3">
          <w:r w:rsidRPr="00866B7F">
            <w:rPr>
              <w:b/>
              <w:bCs/>
              <w:noProof/>
            </w:rPr>
            <w:fldChar w:fldCharType="end"/>
          </w:r>
        </w:p>
      </w:sdtContent>
    </w:sdt>
    <w:p w14:paraId="5F960622" w14:textId="77777777" w:rsidR="003F3E2A" w:rsidRDefault="003F3E2A">
      <w:pPr>
        <w:spacing w:after="160" w:line="259" w:lineRule="auto"/>
        <w:jc w:val="left"/>
      </w:pPr>
      <w:r>
        <w:br w:type="page"/>
      </w:r>
    </w:p>
    <w:p w14:paraId="19761D32" w14:textId="77777777" w:rsidR="00D7117B" w:rsidRDefault="00D7117B" w:rsidP="00D7117B">
      <w:pPr>
        <w:pStyle w:val="TtuloMEGA"/>
        <w:ind w:left="360"/>
        <w:rPr>
          <w:rFonts w:ascii="Verdana" w:hAnsi="Verdana"/>
          <w:smallCaps w:val="0"/>
          <w:color w:val="auto"/>
          <w:sz w:val="28"/>
          <w:szCs w:val="28"/>
        </w:rPr>
      </w:pPr>
    </w:p>
    <w:p w14:paraId="634ACEA5" w14:textId="77777777" w:rsidR="00B4372F" w:rsidRDefault="00B4372F" w:rsidP="000619EC">
      <w:pPr>
        <w:numPr>
          <w:ilvl w:val="0"/>
          <w:numId w:val="25"/>
        </w:numPr>
        <w:spacing w:after="0" w:line="240" w:lineRule="auto"/>
        <w:jc w:val="left"/>
        <w:outlineLvl w:val="0"/>
        <w:rPr>
          <w:rFonts w:ascii="Verdana" w:hAnsi="Verdana"/>
          <w:b/>
          <w:bCs/>
          <w:sz w:val="28"/>
          <w:szCs w:val="28"/>
        </w:rPr>
      </w:pPr>
      <w:bookmarkStart w:id="5" w:name="_Toc68455734"/>
      <w:bookmarkStart w:id="6" w:name="_Toc123208180"/>
      <w:r w:rsidRPr="004C2890">
        <w:rPr>
          <w:rFonts w:ascii="Verdana" w:hAnsi="Verdana"/>
          <w:b/>
          <w:bCs/>
          <w:sz w:val="28"/>
          <w:szCs w:val="28"/>
        </w:rPr>
        <w:t>Información del Documento</w:t>
      </w:r>
      <w:bookmarkEnd w:id="5"/>
      <w:bookmarkEnd w:id="6"/>
    </w:p>
    <w:p w14:paraId="47E674B8" w14:textId="77777777" w:rsidR="00B4372F" w:rsidRDefault="00B4372F" w:rsidP="00B4372F">
      <w:pPr>
        <w:spacing w:after="0" w:line="240" w:lineRule="auto"/>
        <w:ind w:left="360"/>
        <w:jc w:val="left"/>
        <w:outlineLvl w:val="0"/>
        <w:rPr>
          <w:rFonts w:ascii="Verdana" w:hAnsi="Verdana"/>
          <w:b/>
          <w:bCs/>
          <w:sz w:val="28"/>
          <w:szCs w:val="28"/>
        </w:rPr>
      </w:pPr>
    </w:p>
    <w:p w14:paraId="6F189C72" w14:textId="77777777" w:rsidR="00B4372F" w:rsidRPr="004C2890" w:rsidRDefault="00B4372F" w:rsidP="000619EC">
      <w:pPr>
        <w:numPr>
          <w:ilvl w:val="1"/>
          <w:numId w:val="25"/>
        </w:numPr>
        <w:spacing w:after="0" w:line="240" w:lineRule="auto"/>
        <w:jc w:val="left"/>
        <w:outlineLvl w:val="0"/>
        <w:rPr>
          <w:rFonts w:ascii="Verdana" w:hAnsi="Verdana"/>
          <w:b/>
          <w:bCs/>
          <w:sz w:val="28"/>
          <w:szCs w:val="28"/>
        </w:rPr>
      </w:pPr>
      <w:r>
        <w:rPr>
          <w:rFonts w:ascii="Verdana" w:hAnsi="Verdana"/>
          <w:b/>
          <w:bCs/>
          <w:sz w:val="28"/>
          <w:szCs w:val="28"/>
        </w:rPr>
        <w:t xml:space="preserve"> </w:t>
      </w:r>
      <w:bookmarkStart w:id="7" w:name="_Toc123208181"/>
      <w:r>
        <w:rPr>
          <w:rFonts w:ascii="Verdana" w:hAnsi="Verdana"/>
          <w:b/>
          <w:bCs/>
          <w:sz w:val="28"/>
          <w:szCs w:val="28"/>
        </w:rPr>
        <w:t>Identificación</w:t>
      </w:r>
      <w:bookmarkEnd w:id="7"/>
    </w:p>
    <w:p w14:paraId="1E36A6F2" w14:textId="77777777" w:rsidR="00B4372F" w:rsidRPr="00B114FA" w:rsidRDefault="00B4372F" w:rsidP="00B4372F"/>
    <w:tbl>
      <w:tblPr>
        <w:tblW w:w="5000" w:type="pct"/>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3109"/>
        <w:gridCol w:w="6505"/>
      </w:tblGrid>
      <w:tr w:rsidR="00B4372F" w:rsidRPr="00121B1B" w14:paraId="09E35565" w14:textId="77777777" w:rsidTr="78FC99BA">
        <w:trPr>
          <w:trHeight w:val="431"/>
        </w:trPr>
        <w:tc>
          <w:tcPr>
            <w:tcW w:w="1617" w:type="pct"/>
            <w:shd w:val="clear" w:color="auto" w:fill="D9D9D9" w:themeFill="background1" w:themeFillShade="D9"/>
            <w:vAlign w:val="center"/>
          </w:tcPr>
          <w:p w14:paraId="31AF4A30" w14:textId="77777777" w:rsidR="00B4372F" w:rsidRPr="000D2735" w:rsidRDefault="00B4372F" w:rsidP="00DC3E77">
            <w:pPr>
              <w:spacing w:after="0"/>
              <w:jc w:val="left"/>
              <w:rPr>
                <w:rFonts w:ascii="Verdana" w:hAnsi="Verdana" w:cs="Arial"/>
                <w:b/>
                <w:bCs/>
                <w:szCs w:val="20"/>
              </w:rPr>
            </w:pPr>
            <w:r w:rsidRPr="000D2735">
              <w:rPr>
                <w:rFonts w:ascii="Verdana" w:hAnsi="Verdana" w:cs="Arial"/>
                <w:b/>
                <w:bCs/>
                <w:szCs w:val="20"/>
              </w:rPr>
              <w:t>ID RICEFW</w:t>
            </w:r>
          </w:p>
        </w:tc>
        <w:tc>
          <w:tcPr>
            <w:tcW w:w="3383" w:type="pct"/>
            <w:shd w:val="clear" w:color="auto" w:fill="auto"/>
            <w:vAlign w:val="center"/>
          </w:tcPr>
          <w:p w14:paraId="2CBDD6BA" w14:textId="200153FD" w:rsidR="00B4372F" w:rsidRPr="007F252A" w:rsidRDefault="007F252A" w:rsidP="00DC3E77">
            <w:pPr>
              <w:spacing w:after="0"/>
              <w:rPr>
                <w:rFonts w:ascii="Verdana" w:hAnsi="Verdana" w:cs="Arial"/>
                <w:bCs/>
                <w:color w:val="000000" w:themeColor="text1"/>
                <w:szCs w:val="20"/>
                <w:lang w:val="es-AR"/>
              </w:rPr>
            </w:pPr>
            <w:r w:rsidRPr="007F252A">
              <w:rPr>
                <w:rFonts w:ascii="Verdana" w:hAnsi="Verdana" w:cs="Arial"/>
                <w:bCs/>
                <w:color w:val="000000" w:themeColor="text1"/>
                <w:szCs w:val="20"/>
                <w:lang w:val="es-AR"/>
              </w:rPr>
              <w:t>LOG.590</w:t>
            </w:r>
          </w:p>
        </w:tc>
      </w:tr>
      <w:tr w:rsidR="00B4372F" w:rsidRPr="00121B1B" w14:paraId="3B1D5CAC" w14:textId="77777777" w:rsidTr="78FC99BA">
        <w:trPr>
          <w:trHeight w:val="431"/>
        </w:trPr>
        <w:tc>
          <w:tcPr>
            <w:tcW w:w="1617" w:type="pct"/>
            <w:shd w:val="clear" w:color="auto" w:fill="D9D9D9" w:themeFill="background1" w:themeFillShade="D9"/>
            <w:vAlign w:val="center"/>
          </w:tcPr>
          <w:p w14:paraId="714FC387" w14:textId="77777777" w:rsidR="00B4372F" w:rsidRPr="000D2735" w:rsidRDefault="00B4372F" w:rsidP="00DC3E77">
            <w:pPr>
              <w:spacing w:after="0"/>
              <w:jc w:val="left"/>
              <w:rPr>
                <w:rFonts w:ascii="Verdana" w:hAnsi="Verdana" w:cs="Arial"/>
                <w:b/>
                <w:bCs/>
                <w:szCs w:val="20"/>
              </w:rPr>
            </w:pPr>
            <w:r w:rsidRPr="000D2735">
              <w:rPr>
                <w:rFonts w:ascii="Verdana" w:hAnsi="Verdana" w:cs="Arial"/>
                <w:b/>
                <w:bCs/>
                <w:szCs w:val="20"/>
              </w:rPr>
              <w:t>Título</w:t>
            </w:r>
          </w:p>
        </w:tc>
        <w:tc>
          <w:tcPr>
            <w:tcW w:w="3383" w:type="pct"/>
            <w:shd w:val="clear" w:color="auto" w:fill="auto"/>
            <w:vAlign w:val="center"/>
          </w:tcPr>
          <w:p w14:paraId="1C0D08F5" w14:textId="13E1A79F" w:rsidR="00B4372F" w:rsidRPr="00D361D8" w:rsidRDefault="007F252A" w:rsidP="00DC3E77">
            <w:pPr>
              <w:spacing w:after="0"/>
              <w:rPr>
                <w:rFonts w:ascii="Verdana" w:hAnsi="Verdana" w:cs="Arial"/>
                <w:color w:val="000000" w:themeColor="text1"/>
                <w:szCs w:val="20"/>
                <w:lang w:val="es-AR"/>
              </w:rPr>
            </w:pPr>
            <w:r w:rsidRPr="007F252A">
              <w:rPr>
                <w:rFonts w:ascii="Verdana" w:hAnsi="Verdana" w:cs="Arial"/>
                <w:bCs/>
                <w:color w:val="000000" w:themeColor="text1"/>
                <w:szCs w:val="20"/>
                <w:lang w:val="es-AR"/>
              </w:rPr>
              <w:t xml:space="preserve">Transacción para automatización de carga de </w:t>
            </w:r>
            <w:proofErr w:type="gramStart"/>
            <w:r w:rsidRPr="007F252A">
              <w:rPr>
                <w:rFonts w:ascii="Verdana" w:hAnsi="Verdana" w:cs="Arial"/>
                <w:bCs/>
                <w:color w:val="000000" w:themeColor="text1"/>
                <w:szCs w:val="20"/>
                <w:lang w:val="es-AR"/>
              </w:rPr>
              <w:t>tickets</w:t>
            </w:r>
            <w:proofErr w:type="gramEnd"/>
            <w:r w:rsidRPr="007F252A">
              <w:rPr>
                <w:rFonts w:ascii="Verdana" w:hAnsi="Verdana" w:cs="Arial"/>
                <w:bCs/>
                <w:color w:val="000000" w:themeColor="text1"/>
                <w:szCs w:val="20"/>
                <w:lang w:val="es-AR"/>
              </w:rPr>
              <w:t xml:space="preserve"> en trenes de carbón</w:t>
            </w:r>
          </w:p>
        </w:tc>
      </w:tr>
      <w:tr w:rsidR="00B4372F" w:rsidRPr="00121B1B" w14:paraId="661B8BA7" w14:textId="77777777" w:rsidTr="78FC99BA">
        <w:trPr>
          <w:trHeight w:val="431"/>
        </w:trPr>
        <w:tc>
          <w:tcPr>
            <w:tcW w:w="1617" w:type="pct"/>
            <w:shd w:val="clear" w:color="auto" w:fill="D9D9D9" w:themeFill="background1" w:themeFillShade="D9"/>
            <w:vAlign w:val="center"/>
          </w:tcPr>
          <w:p w14:paraId="7078F8C4" w14:textId="77777777" w:rsidR="00B4372F" w:rsidRPr="000D2735" w:rsidRDefault="00B4372F" w:rsidP="00DC3E77">
            <w:pPr>
              <w:spacing w:after="0"/>
              <w:jc w:val="left"/>
              <w:rPr>
                <w:rFonts w:ascii="Verdana" w:hAnsi="Verdana" w:cs="Arial"/>
                <w:b/>
                <w:bCs/>
                <w:szCs w:val="20"/>
              </w:rPr>
            </w:pPr>
            <w:r w:rsidRPr="000D2735">
              <w:rPr>
                <w:rFonts w:ascii="Verdana" w:hAnsi="Verdana" w:cs="Arial"/>
                <w:b/>
                <w:bCs/>
                <w:szCs w:val="20"/>
              </w:rPr>
              <w:t>Frente funcional</w:t>
            </w:r>
          </w:p>
        </w:tc>
        <w:tc>
          <w:tcPr>
            <w:tcW w:w="3383" w:type="pct"/>
            <w:shd w:val="clear" w:color="auto" w:fill="auto"/>
            <w:vAlign w:val="center"/>
          </w:tcPr>
          <w:p w14:paraId="6BEC5F93" w14:textId="1D1DA375" w:rsidR="00B4372F" w:rsidRPr="000D2735" w:rsidRDefault="5E650169" w:rsidP="78FC99BA">
            <w:pPr>
              <w:spacing w:after="0"/>
              <w:rPr>
                <w:rFonts w:ascii="Verdana" w:hAnsi="Verdana" w:cs="Arial"/>
                <w:color w:val="000000" w:themeColor="text1"/>
              </w:rPr>
            </w:pPr>
            <w:r w:rsidRPr="78FC99BA">
              <w:rPr>
                <w:rFonts w:ascii="Verdana" w:hAnsi="Verdana" w:cs="Arial"/>
                <w:color w:val="000000" w:themeColor="text1"/>
              </w:rPr>
              <w:t>SD</w:t>
            </w:r>
            <w:r w:rsidR="36B9E3FA" w:rsidRPr="78FC99BA">
              <w:rPr>
                <w:rFonts w:ascii="Verdana" w:hAnsi="Verdana" w:cs="Arial"/>
                <w:color w:val="000000" w:themeColor="text1"/>
              </w:rPr>
              <w:t xml:space="preserve"> – Francisco Carvajal</w:t>
            </w:r>
          </w:p>
        </w:tc>
      </w:tr>
      <w:tr w:rsidR="00232E37" w:rsidRPr="00121B1B" w14:paraId="683B27DC" w14:textId="77777777" w:rsidTr="78FC99BA">
        <w:trPr>
          <w:trHeight w:val="431"/>
        </w:trPr>
        <w:tc>
          <w:tcPr>
            <w:tcW w:w="1617" w:type="pct"/>
            <w:shd w:val="clear" w:color="auto" w:fill="D9D9D9" w:themeFill="background1" w:themeFillShade="D9"/>
            <w:vAlign w:val="center"/>
          </w:tcPr>
          <w:p w14:paraId="0C92D68C" w14:textId="16CB3EBE" w:rsidR="00232E37" w:rsidRPr="000D2735" w:rsidRDefault="00232E37" w:rsidP="00DC3E77">
            <w:pPr>
              <w:spacing w:after="0"/>
              <w:jc w:val="left"/>
              <w:rPr>
                <w:rFonts w:ascii="Verdana" w:hAnsi="Verdana" w:cs="Arial"/>
                <w:b/>
                <w:bCs/>
                <w:szCs w:val="20"/>
              </w:rPr>
            </w:pPr>
            <w:r w:rsidRPr="00232E37">
              <w:rPr>
                <w:rFonts w:ascii="Verdana" w:hAnsi="Verdana" w:cs="Arial"/>
                <w:b/>
                <w:bCs/>
                <w:szCs w:val="20"/>
              </w:rPr>
              <w:t>Responsable funcional</w:t>
            </w:r>
          </w:p>
        </w:tc>
        <w:tc>
          <w:tcPr>
            <w:tcW w:w="3383" w:type="pct"/>
            <w:shd w:val="clear" w:color="auto" w:fill="auto"/>
            <w:vAlign w:val="center"/>
          </w:tcPr>
          <w:p w14:paraId="48C049CA" w14:textId="2AABBF80" w:rsidR="78FC99BA" w:rsidRPr="78FC99BA" w:rsidRDefault="78FC99BA" w:rsidP="78FC99BA">
            <w:pPr>
              <w:spacing w:after="0"/>
              <w:rPr>
                <w:rFonts w:ascii="Verdana" w:eastAsia="Verdana" w:hAnsi="Verdana" w:cs="Verdana"/>
                <w:color w:val="000000" w:themeColor="text1"/>
                <w:szCs w:val="20"/>
                <w:lang w:val="es-AR"/>
              </w:rPr>
            </w:pPr>
            <w:r w:rsidRPr="78FC99BA">
              <w:rPr>
                <w:rFonts w:ascii="Verdana" w:eastAsia="Verdana" w:hAnsi="Verdana" w:cs="Verdana"/>
                <w:color w:val="000000" w:themeColor="text1"/>
                <w:szCs w:val="20"/>
                <w:lang w:val="es-AR"/>
              </w:rPr>
              <w:t xml:space="preserve">Funcional YPF – Pastoriza Carlos </w:t>
            </w:r>
          </w:p>
        </w:tc>
      </w:tr>
      <w:tr w:rsidR="00B4372F" w:rsidRPr="00CB1CC2" w14:paraId="0F370632" w14:textId="77777777" w:rsidTr="78FC99BA">
        <w:trPr>
          <w:trHeight w:val="431"/>
        </w:trPr>
        <w:tc>
          <w:tcPr>
            <w:tcW w:w="1617" w:type="pct"/>
            <w:shd w:val="clear" w:color="auto" w:fill="D9D9D9" w:themeFill="background1" w:themeFillShade="D9"/>
            <w:vAlign w:val="center"/>
          </w:tcPr>
          <w:p w14:paraId="1A8CEB9D" w14:textId="77777777" w:rsidR="00B4372F" w:rsidRPr="000D2735" w:rsidRDefault="00B4372F" w:rsidP="00DC3E77">
            <w:pPr>
              <w:spacing w:after="0"/>
              <w:jc w:val="left"/>
              <w:rPr>
                <w:rFonts w:ascii="Verdana" w:hAnsi="Verdana" w:cs="Arial"/>
                <w:b/>
                <w:bCs/>
                <w:szCs w:val="20"/>
              </w:rPr>
            </w:pPr>
            <w:r w:rsidRPr="000D2735">
              <w:rPr>
                <w:rFonts w:ascii="Verdana" w:hAnsi="Verdana" w:cs="Arial"/>
                <w:b/>
                <w:bCs/>
                <w:szCs w:val="20"/>
              </w:rPr>
              <w:t>Responsable técnico</w:t>
            </w:r>
          </w:p>
        </w:tc>
        <w:tc>
          <w:tcPr>
            <w:tcW w:w="3383" w:type="pct"/>
            <w:shd w:val="clear" w:color="auto" w:fill="auto"/>
            <w:vAlign w:val="center"/>
          </w:tcPr>
          <w:p w14:paraId="6F2EA914" w14:textId="3679A38A" w:rsidR="78FC99BA" w:rsidRPr="78FC99BA" w:rsidRDefault="78FC99BA" w:rsidP="78FC99BA">
            <w:pPr>
              <w:spacing w:after="0"/>
              <w:rPr>
                <w:rFonts w:ascii="Verdana" w:eastAsia="Verdana" w:hAnsi="Verdana" w:cs="Verdana"/>
                <w:color w:val="000000" w:themeColor="text1"/>
                <w:szCs w:val="20"/>
                <w:lang w:val="pt-BR"/>
              </w:rPr>
            </w:pPr>
            <w:r w:rsidRPr="78FC99BA">
              <w:rPr>
                <w:rFonts w:ascii="Verdana" w:eastAsia="Verdana" w:hAnsi="Verdana" w:cs="Verdana"/>
                <w:color w:val="000000" w:themeColor="text1"/>
                <w:szCs w:val="20"/>
                <w:lang w:val="pt-BR"/>
              </w:rPr>
              <w:t>IT YPF – Teves, Leonardo / Pazdera, Nicolas</w:t>
            </w:r>
          </w:p>
        </w:tc>
      </w:tr>
      <w:tr w:rsidR="00B4372F" w:rsidRPr="00121B1B" w14:paraId="3874EEAC" w14:textId="77777777" w:rsidTr="78FC99BA">
        <w:trPr>
          <w:trHeight w:val="431"/>
        </w:trPr>
        <w:tc>
          <w:tcPr>
            <w:tcW w:w="1617" w:type="pct"/>
            <w:shd w:val="clear" w:color="auto" w:fill="D9D9D9" w:themeFill="background1" w:themeFillShade="D9"/>
            <w:vAlign w:val="center"/>
          </w:tcPr>
          <w:p w14:paraId="4CF569FB" w14:textId="77777777" w:rsidR="00B4372F" w:rsidRPr="000D2735" w:rsidRDefault="00B4372F" w:rsidP="00DC3E77">
            <w:pPr>
              <w:spacing w:after="0"/>
              <w:jc w:val="left"/>
              <w:rPr>
                <w:rFonts w:ascii="Verdana" w:hAnsi="Verdana" w:cs="Arial"/>
                <w:b/>
                <w:bCs/>
                <w:szCs w:val="20"/>
              </w:rPr>
            </w:pPr>
            <w:r w:rsidRPr="000D2735">
              <w:rPr>
                <w:rFonts w:ascii="Verdana" w:hAnsi="Verdana" w:cs="Arial"/>
                <w:b/>
                <w:bCs/>
                <w:szCs w:val="20"/>
              </w:rPr>
              <w:t>Tipo de RICEFW</w:t>
            </w:r>
          </w:p>
        </w:tc>
        <w:tc>
          <w:tcPr>
            <w:tcW w:w="3383" w:type="pct"/>
            <w:shd w:val="clear" w:color="auto" w:fill="auto"/>
            <w:vAlign w:val="center"/>
          </w:tcPr>
          <w:p w14:paraId="7DEF9666" w14:textId="4CFE4EFA" w:rsidR="00B4372F" w:rsidRPr="000D2735" w:rsidRDefault="00B4372F" w:rsidP="1EB19DB2">
            <w:pPr>
              <w:spacing w:after="0"/>
              <w:rPr>
                <w:rFonts w:ascii="Verdana" w:hAnsi="Verdana" w:cs="Arial"/>
                <w:color w:val="000000" w:themeColor="text1"/>
              </w:rPr>
            </w:pPr>
            <w:r w:rsidRPr="1EB19DB2">
              <w:rPr>
                <w:rFonts w:ascii="Verdana" w:hAnsi="Verdana" w:cs="Arial"/>
                <w:color w:val="000000" w:themeColor="text1"/>
              </w:rPr>
              <w:t>(</w:t>
            </w:r>
            <w:r w:rsidR="44504AC1" w:rsidRPr="1EB19DB2">
              <w:rPr>
                <w:rFonts w:ascii="Verdana" w:hAnsi="Verdana" w:cs="Arial"/>
                <w:color w:val="000000" w:themeColor="text1"/>
              </w:rPr>
              <w:t>X</w:t>
            </w:r>
            <w:r w:rsidRPr="1EB19DB2">
              <w:rPr>
                <w:rFonts w:ascii="Verdana" w:hAnsi="Verdana" w:cs="Arial"/>
                <w:color w:val="000000" w:themeColor="text1"/>
              </w:rPr>
              <w:t>) Reporte</w:t>
            </w:r>
          </w:p>
          <w:p w14:paraId="6B69CD8C" w14:textId="58E728CE" w:rsidR="00B4372F" w:rsidRPr="000D2735" w:rsidRDefault="00B4372F" w:rsidP="1EB19DB2">
            <w:pPr>
              <w:spacing w:after="0"/>
              <w:rPr>
                <w:rFonts w:ascii="Verdana" w:hAnsi="Verdana" w:cs="Arial"/>
                <w:color w:val="000000" w:themeColor="text1"/>
              </w:rPr>
            </w:pPr>
            <w:proofErr w:type="gramStart"/>
            <w:r w:rsidRPr="1EB19DB2">
              <w:rPr>
                <w:rFonts w:ascii="Verdana" w:hAnsi="Verdana" w:cs="Arial"/>
                <w:color w:val="000000" w:themeColor="text1"/>
              </w:rPr>
              <w:t>(</w:t>
            </w:r>
            <w:r w:rsidR="005771FE" w:rsidRPr="1EB19DB2">
              <w:rPr>
                <w:rFonts w:ascii="Verdana" w:hAnsi="Verdana" w:cs="Arial"/>
                <w:b/>
                <w:bCs/>
                <w:color w:val="00B0F0"/>
              </w:rPr>
              <w:t xml:space="preserve"> </w:t>
            </w:r>
            <w:r w:rsidR="618077A2" w:rsidRPr="1EB19DB2">
              <w:rPr>
                <w:rFonts w:ascii="Verdana" w:hAnsi="Verdana" w:cs="Arial"/>
                <w:b/>
                <w:bCs/>
                <w:color w:val="00B0F0"/>
              </w:rPr>
              <w:t xml:space="preserve"> </w:t>
            </w:r>
            <w:r w:rsidRPr="1EB19DB2">
              <w:rPr>
                <w:rFonts w:ascii="Verdana" w:hAnsi="Verdana" w:cs="Arial"/>
                <w:color w:val="000000" w:themeColor="text1"/>
              </w:rPr>
              <w:t>)</w:t>
            </w:r>
            <w:proofErr w:type="gramEnd"/>
            <w:r w:rsidRPr="1EB19DB2">
              <w:rPr>
                <w:rFonts w:ascii="Verdana" w:hAnsi="Verdana" w:cs="Arial"/>
                <w:color w:val="000000" w:themeColor="text1"/>
              </w:rPr>
              <w:t xml:space="preserve"> Interfaz</w:t>
            </w:r>
          </w:p>
          <w:p w14:paraId="54FF75DC" w14:textId="77777777" w:rsidR="00B4372F" w:rsidRPr="000D2735" w:rsidRDefault="00B4372F" w:rsidP="00DC3E77">
            <w:pPr>
              <w:spacing w:after="0"/>
              <w:rPr>
                <w:rFonts w:ascii="Verdana" w:hAnsi="Verdana" w:cs="Arial"/>
                <w:bCs/>
                <w:color w:val="000000" w:themeColor="text1"/>
                <w:szCs w:val="20"/>
              </w:rPr>
            </w:pPr>
            <w:proofErr w:type="gramStart"/>
            <w:r w:rsidRPr="000D2735">
              <w:rPr>
                <w:rFonts w:ascii="Verdana" w:hAnsi="Verdana" w:cs="Arial"/>
                <w:bCs/>
                <w:color w:val="000000" w:themeColor="text1"/>
                <w:szCs w:val="20"/>
              </w:rPr>
              <w:t>(  )</w:t>
            </w:r>
            <w:proofErr w:type="gramEnd"/>
            <w:r w:rsidRPr="000D2735">
              <w:rPr>
                <w:rFonts w:ascii="Verdana" w:hAnsi="Verdana" w:cs="Arial"/>
                <w:bCs/>
                <w:color w:val="000000" w:themeColor="text1"/>
                <w:szCs w:val="20"/>
              </w:rPr>
              <w:t xml:space="preserve"> Conversión</w:t>
            </w:r>
          </w:p>
          <w:p w14:paraId="67595874" w14:textId="5F42863F" w:rsidR="00B4372F" w:rsidRPr="000D2735" w:rsidRDefault="00B4372F" w:rsidP="1EB19DB2">
            <w:pPr>
              <w:spacing w:after="0"/>
              <w:rPr>
                <w:rFonts w:ascii="Verdana" w:hAnsi="Verdana" w:cs="Arial"/>
                <w:color w:val="000000" w:themeColor="text1"/>
              </w:rPr>
            </w:pPr>
            <w:proofErr w:type="gramStart"/>
            <w:r w:rsidRPr="1EB19DB2">
              <w:rPr>
                <w:rFonts w:ascii="Verdana" w:hAnsi="Verdana" w:cs="Arial"/>
                <w:color w:val="000000" w:themeColor="text1"/>
              </w:rPr>
              <w:t>(</w:t>
            </w:r>
            <w:r w:rsidR="426576BB" w:rsidRPr="1EB19DB2">
              <w:rPr>
                <w:rFonts w:ascii="Verdana" w:hAnsi="Verdana" w:cs="Arial"/>
                <w:color w:val="000000" w:themeColor="text1"/>
              </w:rPr>
              <w:t xml:space="preserve">  </w:t>
            </w:r>
            <w:r w:rsidR="008A6DD7" w:rsidRPr="1EB19DB2">
              <w:rPr>
                <w:rFonts w:ascii="Verdana" w:hAnsi="Verdana" w:cs="Arial"/>
                <w:color w:val="000000" w:themeColor="text1"/>
              </w:rPr>
              <w:t>)</w:t>
            </w:r>
            <w:proofErr w:type="gramEnd"/>
            <w:r w:rsidRPr="1EB19DB2">
              <w:rPr>
                <w:rFonts w:ascii="Verdana" w:hAnsi="Verdana" w:cs="Arial"/>
                <w:color w:val="000000" w:themeColor="text1"/>
              </w:rPr>
              <w:t xml:space="preserve"> </w:t>
            </w:r>
            <w:proofErr w:type="spellStart"/>
            <w:r w:rsidRPr="1EB19DB2">
              <w:rPr>
                <w:rFonts w:ascii="Verdana" w:hAnsi="Verdana" w:cs="Arial"/>
                <w:color w:val="000000" w:themeColor="text1"/>
              </w:rPr>
              <w:t>Enhancement</w:t>
            </w:r>
            <w:proofErr w:type="spellEnd"/>
            <w:r w:rsidRPr="1EB19DB2">
              <w:rPr>
                <w:rFonts w:ascii="Verdana" w:hAnsi="Verdana" w:cs="Arial"/>
                <w:color w:val="000000" w:themeColor="text1"/>
              </w:rPr>
              <w:t xml:space="preserve"> </w:t>
            </w:r>
          </w:p>
          <w:p w14:paraId="69A34AAE" w14:textId="77777777" w:rsidR="00B4372F" w:rsidRPr="000D2735" w:rsidRDefault="00B4372F" w:rsidP="00DC3E77">
            <w:pPr>
              <w:spacing w:after="0"/>
              <w:rPr>
                <w:rFonts w:ascii="Verdana" w:hAnsi="Verdana" w:cs="Arial"/>
                <w:bCs/>
                <w:color w:val="000000" w:themeColor="text1"/>
                <w:szCs w:val="20"/>
              </w:rPr>
            </w:pPr>
            <w:proofErr w:type="gramStart"/>
            <w:r w:rsidRPr="000D2735">
              <w:rPr>
                <w:rFonts w:ascii="Verdana" w:hAnsi="Verdana" w:cs="Arial"/>
                <w:bCs/>
                <w:color w:val="000000" w:themeColor="text1"/>
                <w:szCs w:val="20"/>
              </w:rPr>
              <w:t>(  )</w:t>
            </w:r>
            <w:proofErr w:type="gramEnd"/>
            <w:r w:rsidRPr="000D2735">
              <w:rPr>
                <w:rFonts w:ascii="Verdana" w:hAnsi="Verdana" w:cs="Arial"/>
                <w:bCs/>
                <w:color w:val="000000" w:themeColor="text1"/>
                <w:szCs w:val="20"/>
              </w:rPr>
              <w:t xml:space="preserve"> Formulario </w:t>
            </w:r>
          </w:p>
        </w:tc>
      </w:tr>
      <w:tr w:rsidR="00B4372F" w:rsidRPr="00121B1B" w14:paraId="65BAA47F" w14:textId="77777777" w:rsidTr="78FC99BA">
        <w:trPr>
          <w:trHeight w:val="431"/>
        </w:trPr>
        <w:tc>
          <w:tcPr>
            <w:tcW w:w="1617" w:type="pct"/>
            <w:shd w:val="clear" w:color="auto" w:fill="D9D9D9" w:themeFill="background1" w:themeFillShade="D9"/>
            <w:vAlign w:val="center"/>
          </w:tcPr>
          <w:p w14:paraId="78F500D1" w14:textId="77777777" w:rsidR="00B4372F" w:rsidRPr="000D2735" w:rsidRDefault="00B4372F" w:rsidP="00DC3E77">
            <w:pPr>
              <w:spacing w:after="0"/>
              <w:jc w:val="left"/>
              <w:rPr>
                <w:rFonts w:ascii="Verdana" w:hAnsi="Verdana" w:cs="Arial"/>
                <w:b/>
                <w:bCs/>
                <w:szCs w:val="20"/>
              </w:rPr>
            </w:pPr>
            <w:r w:rsidRPr="000D2735">
              <w:rPr>
                <w:rFonts w:ascii="Verdana" w:hAnsi="Verdana" w:cs="Arial"/>
                <w:b/>
                <w:bCs/>
                <w:szCs w:val="20"/>
              </w:rPr>
              <w:t>Prioridad</w:t>
            </w:r>
          </w:p>
        </w:tc>
        <w:tc>
          <w:tcPr>
            <w:tcW w:w="3383" w:type="pct"/>
            <w:shd w:val="clear" w:color="auto" w:fill="auto"/>
            <w:vAlign w:val="center"/>
          </w:tcPr>
          <w:p w14:paraId="6A2D44F0" w14:textId="1075564F" w:rsidR="00B4372F" w:rsidRPr="000D2735" w:rsidRDefault="000D48F1" w:rsidP="00DC3E77">
            <w:pPr>
              <w:spacing w:after="0"/>
              <w:rPr>
                <w:rFonts w:ascii="Verdana" w:hAnsi="Verdana" w:cs="Arial"/>
                <w:bCs/>
                <w:color w:val="000000" w:themeColor="text1"/>
                <w:szCs w:val="20"/>
              </w:rPr>
            </w:pPr>
            <w:r>
              <w:rPr>
                <w:rFonts w:ascii="Verdana" w:hAnsi="Verdana" w:cs="Arial"/>
                <w:bCs/>
                <w:color w:val="000000" w:themeColor="text1"/>
                <w:szCs w:val="20"/>
              </w:rPr>
              <w:t>Alta</w:t>
            </w:r>
          </w:p>
        </w:tc>
      </w:tr>
    </w:tbl>
    <w:p w14:paraId="444578E6" w14:textId="77777777" w:rsidR="00B4372F" w:rsidRDefault="00B4372F" w:rsidP="00B4372F">
      <w:pPr>
        <w:pStyle w:val="TtuloNOINDICE"/>
      </w:pPr>
    </w:p>
    <w:p w14:paraId="383BE473" w14:textId="77777777" w:rsidR="00B4372F" w:rsidRPr="00B4372F" w:rsidRDefault="00B4372F" w:rsidP="000619EC">
      <w:pPr>
        <w:numPr>
          <w:ilvl w:val="1"/>
          <w:numId w:val="25"/>
        </w:numPr>
        <w:spacing w:after="0" w:line="240" w:lineRule="auto"/>
        <w:jc w:val="left"/>
        <w:outlineLvl w:val="0"/>
        <w:rPr>
          <w:rFonts w:ascii="Verdana" w:hAnsi="Verdana"/>
          <w:b/>
          <w:bCs/>
          <w:sz w:val="28"/>
          <w:szCs w:val="28"/>
        </w:rPr>
      </w:pPr>
      <w:r>
        <w:rPr>
          <w:rFonts w:ascii="Verdana" w:hAnsi="Verdana"/>
          <w:b/>
          <w:bCs/>
          <w:sz w:val="28"/>
          <w:szCs w:val="28"/>
        </w:rPr>
        <w:t xml:space="preserve"> </w:t>
      </w:r>
      <w:bookmarkStart w:id="8" w:name="_Toc123208182"/>
      <w:r>
        <w:rPr>
          <w:rFonts w:ascii="Verdana" w:hAnsi="Verdana"/>
          <w:b/>
          <w:bCs/>
          <w:sz w:val="28"/>
          <w:szCs w:val="28"/>
        </w:rPr>
        <w:t>Aprobación</w:t>
      </w:r>
      <w:bookmarkEnd w:id="8"/>
    </w:p>
    <w:tbl>
      <w:tblPr>
        <w:tblpPr w:leftFromText="180" w:rightFromText="180" w:vertAnchor="text" w:horzAnchor="margin" w:tblpY="368"/>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821"/>
        <w:gridCol w:w="4961"/>
        <w:gridCol w:w="1818"/>
      </w:tblGrid>
      <w:tr w:rsidR="00B4372F" w:rsidRPr="00F1168D" w14:paraId="45D0D6AC" w14:textId="77777777" w:rsidTr="00DC3E77">
        <w:trPr>
          <w:trHeight w:val="329"/>
        </w:trPr>
        <w:tc>
          <w:tcPr>
            <w:tcW w:w="1469" w:type="pct"/>
            <w:tcBorders>
              <w:top w:val="single" w:sz="12" w:space="0" w:color="auto"/>
            </w:tcBorders>
            <w:shd w:val="clear" w:color="auto" w:fill="E0E0E0"/>
          </w:tcPr>
          <w:p w14:paraId="6CB7E1E5" w14:textId="77777777" w:rsidR="00B4372F" w:rsidRPr="00F1168D" w:rsidRDefault="00B4372F" w:rsidP="00DC3E77">
            <w:pPr>
              <w:pStyle w:val="ChangeControlTableHeading"/>
              <w:jc w:val="left"/>
              <w:rPr>
                <w:rFonts w:ascii="Verdana" w:hAnsi="Verdana" w:cs="Arial"/>
                <w:sz w:val="20"/>
                <w:lang w:val="es-ES"/>
              </w:rPr>
            </w:pPr>
            <w:r>
              <w:rPr>
                <w:rFonts w:ascii="Verdana" w:hAnsi="Verdana" w:cs="Arial"/>
                <w:sz w:val="20"/>
                <w:lang w:val="es-ES"/>
              </w:rPr>
              <w:t>Nombre</w:t>
            </w:r>
          </w:p>
        </w:tc>
        <w:tc>
          <w:tcPr>
            <w:tcW w:w="2584" w:type="pct"/>
            <w:tcBorders>
              <w:top w:val="single" w:sz="12" w:space="0" w:color="auto"/>
            </w:tcBorders>
            <w:shd w:val="clear" w:color="auto" w:fill="E0E0E0"/>
          </w:tcPr>
          <w:p w14:paraId="65621164" w14:textId="77777777" w:rsidR="00B4372F" w:rsidRPr="00F1168D" w:rsidRDefault="00B4372F" w:rsidP="00DC3E77">
            <w:pPr>
              <w:pStyle w:val="ChangeControlTableHeading"/>
              <w:jc w:val="left"/>
              <w:rPr>
                <w:rFonts w:ascii="Verdana" w:hAnsi="Verdana" w:cs="Arial"/>
                <w:sz w:val="20"/>
                <w:lang w:val="es-ES"/>
              </w:rPr>
            </w:pPr>
            <w:r>
              <w:rPr>
                <w:rFonts w:ascii="Verdana" w:hAnsi="Verdana" w:cs="Arial"/>
                <w:sz w:val="20"/>
                <w:lang w:val="es-ES"/>
              </w:rPr>
              <w:t xml:space="preserve">Rol en la </w:t>
            </w:r>
            <w:proofErr w:type="spellStart"/>
            <w:r>
              <w:rPr>
                <w:rFonts w:ascii="Verdana" w:hAnsi="Verdana" w:cs="Arial"/>
                <w:sz w:val="20"/>
                <w:lang w:val="es-ES"/>
              </w:rPr>
              <w:t>Oranización</w:t>
            </w:r>
            <w:proofErr w:type="spellEnd"/>
            <w:r>
              <w:rPr>
                <w:rFonts w:ascii="Verdana" w:hAnsi="Verdana" w:cs="Arial"/>
                <w:sz w:val="20"/>
                <w:lang w:val="es-ES"/>
              </w:rPr>
              <w:t xml:space="preserve"> / Proyecto</w:t>
            </w:r>
          </w:p>
        </w:tc>
        <w:tc>
          <w:tcPr>
            <w:tcW w:w="947" w:type="pct"/>
            <w:tcBorders>
              <w:top w:val="single" w:sz="12" w:space="0" w:color="auto"/>
            </w:tcBorders>
            <w:shd w:val="clear" w:color="auto" w:fill="E0E0E0"/>
          </w:tcPr>
          <w:p w14:paraId="7E420543" w14:textId="77777777" w:rsidR="00B4372F" w:rsidRPr="00F1168D" w:rsidRDefault="00B4372F" w:rsidP="00DC3E77">
            <w:pPr>
              <w:pStyle w:val="ChangeControlTableHeading"/>
              <w:jc w:val="left"/>
              <w:rPr>
                <w:rFonts w:ascii="Verdana" w:hAnsi="Verdana" w:cs="Arial"/>
                <w:sz w:val="20"/>
                <w:lang w:val="es-ES"/>
              </w:rPr>
            </w:pPr>
            <w:r>
              <w:rPr>
                <w:rFonts w:ascii="Verdana" w:hAnsi="Verdana" w:cs="Arial"/>
                <w:sz w:val="20"/>
                <w:lang w:val="es-ES"/>
              </w:rPr>
              <w:t>Fecha</w:t>
            </w:r>
          </w:p>
        </w:tc>
      </w:tr>
      <w:tr w:rsidR="00B4372F" w:rsidRPr="00F1168D" w14:paraId="3ED42957" w14:textId="77777777" w:rsidTr="00DC3E77">
        <w:trPr>
          <w:trHeight w:val="402"/>
        </w:trPr>
        <w:tc>
          <w:tcPr>
            <w:tcW w:w="1469" w:type="pct"/>
          </w:tcPr>
          <w:p w14:paraId="77C85DB9" w14:textId="77777777" w:rsidR="00B4372F" w:rsidRPr="00F1168D" w:rsidRDefault="00B4372F" w:rsidP="00DC3E77">
            <w:pPr>
              <w:pStyle w:val="StyleBodyTextCentered"/>
              <w:rPr>
                <w:rFonts w:ascii="Verdana" w:hAnsi="Verdana"/>
                <w:lang w:val="es-ES"/>
              </w:rPr>
            </w:pPr>
          </w:p>
        </w:tc>
        <w:tc>
          <w:tcPr>
            <w:tcW w:w="2584" w:type="pct"/>
          </w:tcPr>
          <w:p w14:paraId="5CC068DB" w14:textId="77777777" w:rsidR="00B4372F" w:rsidRPr="00F1168D" w:rsidRDefault="00B4372F" w:rsidP="00DC3E77">
            <w:pPr>
              <w:pStyle w:val="StyleBodyTextCentered"/>
              <w:rPr>
                <w:rFonts w:ascii="Verdana" w:hAnsi="Verdana"/>
                <w:lang w:val="es-ES"/>
              </w:rPr>
            </w:pPr>
          </w:p>
        </w:tc>
        <w:tc>
          <w:tcPr>
            <w:tcW w:w="947" w:type="pct"/>
          </w:tcPr>
          <w:p w14:paraId="5C839411" w14:textId="77777777" w:rsidR="00B4372F" w:rsidRPr="00F1168D" w:rsidRDefault="00B4372F" w:rsidP="00DC3E77">
            <w:pPr>
              <w:pStyle w:val="StyleBodyTextCentered"/>
              <w:rPr>
                <w:rFonts w:ascii="Verdana" w:hAnsi="Verdana"/>
                <w:bCs/>
                <w:lang w:val="es-ES"/>
              </w:rPr>
            </w:pPr>
          </w:p>
        </w:tc>
      </w:tr>
      <w:tr w:rsidR="00B4372F" w:rsidRPr="00F1168D" w14:paraId="2F4AA5A5" w14:textId="77777777" w:rsidTr="00DC3E77">
        <w:trPr>
          <w:trHeight w:val="402"/>
        </w:trPr>
        <w:tc>
          <w:tcPr>
            <w:tcW w:w="1469" w:type="pct"/>
          </w:tcPr>
          <w:p w14:paraId="6C42CE49" w14:textId="77777777" w:rsidR="00B4372F" w:rsidRPr="00F1168D" w:rsidRDefault="00B4372F" w:rsidP="00DC3E77">
            <w:pPr>
              <w:pStyle w:val="StyleBodyTextCentered"/>
              <w:rPr>
                <w:rFonts w:ascii="Verdana" w:hAnsi="Verdana"/>
                <w:lang w:val="es-ES"/>
              </w:rPr>
            </w:pPr>
          </w:p>
        </w:tc>
        <w:tc>
          <w:tcPr>
            <w:tcW w:w="2584" w:type="pct"/>
          </w:tcPr>
          <w:p w14:paraId="59F0C4FF" w14:textId="77777777" w:rsidR="00B4372F" w:rsidRPr="00F1168D" w:rsidRDefault="00B4372F" w:rsidP="00DC3E77">
            <w:pPr>
              <w:pStyle w:val="StyleBodyTextCentered"/>
              <w:rPr>
                <w:rFonts w:ascii="Verdana" w:hAnsi="Verdana"/>
                <w:lang w:val="es-ES"/>
              </w:rPr>
            </w:pPr>
          </w:p>
        </w:tc>
        <w:tc>
          <w:tcPr>
            <w:tcW w:w="947" w:type="pct"/>
          </w:tcPr>
          <w:p w14:paraId="04C25BDB" w14:textId="77777777" w:rsidR="00B4372F" w:rsidRPr="00F1168D" w:rsidRDefault="00B4372F" w:rsidP="00DC3E77">
            <w:pPr>
              <w:pStyle w:val="StyleBodyTextCentered"/>
              <w:rPr>
                <w:rFonts w:ascii="Verdana" w:hAnsi="Verdana"/>
                <w:bCs/>
                <w:lang w:val="es-ES"/>
              </w:rPr>
            </w:pPr>
          </w:p>
        </w:tc>
      </w:tr>
      <w:tr w:rsidR="00B4372F" w:rsidRPr="00F1168D" w14:paraId="310C7CC3" w14:textId="77777777" w:rsidTr="00DC3E77">
        <w:trPr>
          <w:trHeight w:val="402"/>
        </w:trPr>
        <w:tc>
          <w:tcPr>
            <w:tcW w:w="1469" w:type="pct"/>
          </w:tcPr>
          <w:p w14:paraId="5DC1708C" w14:textId="77777777" w:rsidR="00B4372F" w:rsidRPr="00F1168D" w:rsidRDefault="00B4372F" w:rsidP="00DC3E77">
            <w:pPr>
              <w:pStyle w:val="StyleBodyTextCentered"/>
              <w:rPr>
                <w:rFonts w:ascii="Verdana" w:hAnsi="Verdana"/>
                <w:lang w:val="es-ES"/>
              </w:rPr>
            </w:pPr>
          </w:p>
        </w:tc>
        <w:tc>
          <w:tcPr>
            <w:tcW w:w="2584" w:type="pct"/>
          </w:tcPr>
          <w:p w14:paraId="6107A13F" w14:textId="77777777" w:rsidR="00B4372F" w:rsidRPr="00F1168D" w:rsidRDefault="00B4372F" w:rsidP="00DC3E77">
            <w:pPr>
              <w:pStyle w:val="StyleBodyTextCentered"/>
              <w:rPr>
                <w:rFonts w:ascii="Verdana" w:hAnsi="Verdana"/>
                <w:lang w:val="es-ES"/>
              </w:rPr>
            </w:pPr>
          </w:p>
        </w:tc>
        <w:tc>
          <w:tcPr>
            <w:tcW w:w="947" w:type="pct"/>
          </w:tcPr>
          <w:p w14:paraId="7CC1C76C" w14:textId="77777777" w:rsidR="00B4372F" w:rsidRPr="00F1168D" w:rsidRDefault="00B4372F" w:rsidP="00DC3E77">
            <w:pPr>
              <w:pStyle w:val="StyleBodyTextCentered"/>
              <w:rPr>
                <w:rFonts w:ascii="Verdana" w:hAnsi="Verdana"/>
                <w:bCs/>
                <w:lang w:val="es-ES"/>
              </w:rPr>
            </w:pPr>
          </w:p>
        </w:tc>
      </w:tr>
      <w:tr w:rsidR="00B4372F" w:rsidRPr="00F1168D" w14:paraId="0ADA090F" w14:textId="77777777" w:rsidTr="00DC3E77">
        <w:trPr>
          <w:trHeight w:val="402"/>
        </w:trPr>
        <w:tc>
          <w:tcPr>
            <w:tcW w:w="1469" w:type="pct"/>
          </w:tcPr>
          <w:p w14:paraId="471B0880" w14:textId="77777777" w:rsidR="00B4372F" w:rsidRPr="00F1168D" w:rsidRDefault="00B4372F" w:rsidP="00DC3E77">
            <w:pPr>
              <w:pStyle w:val="StyleBodyTextCentered"/>
              <w:rPr>
                <w:rFonts w:ascii="Verdana" w:hAnsi="Verdana"/>
                <w:lang w:val="es-ES"/>
              </w:rPr>
            </w:pPr>
          </w:p>
        </w:tc>
        <w:tc>
          <w:tcPr>
            <w:tcW w:w="2584" w:type="pct"/>
          </w:tcPr>
          <w:p w14:paraId="7321F129" w14:textId="77777777" w:rsidR="00B4372F" w:rsidRPr="00F1168D" w:rsidRDefault="00B4372F" w:rsidP="00DC3E77">
            <w:pPr>
              <w:pStyle w:val="StyleBodyTextCentered"/>
              <w:rPr>
                <w:rFonts w:ascii="Verdana" w:hAnsi="Verdana"/>
                <w:lang w:val="es-ES"/>
              </w:rPr>
            </w:pPr>
          </w:p>
        </w:tc>
        <w:tc>
          <w:tcPr>
            <w:tcW w:w="947" w:type="pct"/>
          </w:tcPr>
          <w:p w14:paraId="782DA9DA" w14:textId="77777777" w:rsidR="00B4372F" w:rsidRPr="00F1168D" w:rsidRDefault="00B4372F" w:rsidP="00DC3E77">
            <w:pPr>
              <w:pStyle w:val="StyleBodyTextCentered"/>
              <w:rPr>
                <w:rFonts w:ascii="Verdana" w:hAnsi="Verdana"/>
                <w:bCs/>
                <w:lang w:val="es-ES"/>
              </w:rPr>
            </w:pPr>
          </w:p>
        </w:tc>
      </w:tr>
      <w:tr w:rsidR="00B4372F" w:rsidRPr="00F1168D" w14:paraId="026E9A04" w14:textId="77777777" w:rsidTr="00DC3E77">
        <w:trPr>
          <w:trHeight w:val="402"/>
        </w:trPr>
        <w:tc>
          <w:tcPr>
            <w:tcW w:w="1469" w:type="pct"/>
            <w:tcBorders>
              <w:bottom w:val="single" w:sz="12" w:space="0" w:color="auto"/>
            </w:tcBorders>
          </w:tcPr>
          <w:p w14:paraId="699A3779" w14:textId="77777777" w:rsidR="00B4372F" w:rsidRPr="00F1168D" w:rsidRDefault="00B4372F" w:rsidP="00DC3E77">
            <w:pPr>
              <w:pStyle w:val="StyleBodyTextCentered"/>
              <w:rPr>
                <w:rFonts w:ascii="Verdana" w:hAnsi="Verdana"/>
                <w:lang w:val="es-ES"/>
              </w:rPr>
            </w:pPr>
          </w:p>
        </w:tc>
        <w:tc>
          <w:tcPr>
            <w:tcW w:w="2584" w:type="pct"/>
            <w:tcBorders>
              <w:bottom w:val="single" w:sz="12" w:space="0" w:color="auto"/>
            </w:tcBorders>
          </w:tcPr>
          <w:p w14:paraId="5C4F118B" w14:textId="77777777" w:rsidR="00B4372F" w:rsidRPr="00F1168D" w:rsidRDefault="00B4372F" w:rsidP="00DC3E77">
            <w:pPr>
              <w:pStyle w:val="StyleBodyTextCentered"/>
              <w:rPr>
                <w:rFonts w:ascii="Verdana" w:hAnsi="Verdana"/>
                <w:lang w:val="es-ES"/>
              </w:rPr>
            </w:pPr>
          </w:p>
        </w:tc>
        <w:tc>
          <w:tcPr>
            <w:tcW w:w="947" w:type="pct"/>
            <w:tcBorders>
              <w:bottom w:val="single" w:sz="12" w:space="0" w:color="auto"/>
            </w:tcBorders>
          </w:tcPr>
          <w:p w14:paraId="6060F39C" w14:textId="77777777" w:rsidR="00B4372F" w:rsidRPr="00F1168D" w:rsidRDefault="00B4372F" w:rsidP="00DC3E77">
            <w:pPr>
              <w:pStyle w:val="StyleBodyTextCentered"/>
              <w:rPr>
                <w:rFonts w:ascii="Verdana" w:hAnsi="Verdana"/>
                <w:bCs/>
                <w:lang w:val="es-ES"/>
              </w:rPr>
            </w:pPr>
          </w:p>
        </w:tc>
      </w:tr>
    </w:tbl>
    <w:p w14:paraId="681745F8" w14:textId="77777777" w:rsidR="00B4372F" w:rsidRDefault="00B4372F" w:rsidP="00B4372F">
      <w:pPr>
        <w:rPr>
          <w:lang w:val="es-AR"/>
        </w:rPr>
      </w:pPr>
    </w:p>
    <w:p w14:paraId="5FE435FA" w14:textId="77777777" w:rsidR="00B4372F" w:rsidRDefault="00B4372F" w:rsidP="00B4372F">
      <w:pPr>
        <w:rPr>
          <w:lang w:val="es-AR"/>
        </w:rPr>
      </w:pPr>
    </w:p>
    <w:p w14:paraId="50F7A477" w14:textId="77777777" w:rsidR="00B4372F" w:rsidRPr="00796FE8" w:rsidRDefault="00B4372F" w:rsidP="00B4372F">
      <w:pPr>
        <w:rPr>
          <w:lang w:val="es-AR"/>
        </w:rPr>
      </w:pPr>
    </w:p>
    <w:p w14:paraId="476D519B" w14:textId="77777777" w:rsidR="00B4372F" w:rsidRPr="00B4372F" w:rsidRDefault="00B4372F" w:rsidP="000619EC">
      <w:pPr>
        <w:numPr>
          <w:ilvl w:val="1"/>
          <w:numId w:val="25"/>
        </w:numPr>
        <w:spacing w:after="0" w:line="240" w:lineRule="auto"/>
        <w:jc w:val="left"/>
        <w:outlineLvl w:val="0"/>
        <w:rPr>
          <w:rFonts w:ascii="Verdana" w:hAnsi="Verdana"/>
          <w:b/>
          <w:bCs/>
          <w:sz w:val="28"/>
          <w:szCs w:val="28"/>
        </w:rPr>
      </w:pPr>
      <w:r>
        <w:rPr>
          <w:rFonts w:ascii="Verdana" w:hAnsi="Verdana"/>
          <w:b/>
          <w:bCs/>
          <w:sz w:val="28"/>
          <w:szCs w:val="28"/>
        </w:rPr>
        <w:t xml:space="preserve"> </w:t>
      </w:r>
      <w:bookmarkStart w:id="9" w:name="_Toc123208183"/>
      <w:r>
        <w:rPr>
          <w:rFonts w:ascii="Verdana" w:hAnsi="Verdana"/>
          <w:b/>
          <w:bCs/>
          <w:sz w:val="28"/>
          <w:szCs w:val="28"/>
        </w:rPr>
        <w:t>Control de Versiones</w:t>
      </w:r>
      <w:bookmarkEnd w:id="9"/>
    </w:p>
    <w:tbl>
      <w:tblPr>
        <w:tblpPr w:leftFromText="180" w:rightFromText="180" w:vertAnchor="text" w:horzAnchor="margin" w:tblpY="368"/>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280"/>
        <w:gridCol w:w="1682"/>
        <w:gridCol w:w="3969"/>
        <w:gridCol w:w="2669"/>
        <w:tblGridChange w:id="10">
          <w:tblGrid>
            <w:gridCol w:w="1280"/>
            <w:gridCol w:w="1682"/>
            <w:gridCol w:w="3969"/>
            <w:gridCol w:w="2669"/>
          </w:tblGrid>
        </w:tblGridChange>
      </w:tblGrid>
      <w:tr w:rsidR="00B4372F" w:rsidRPr="00F1168D" w14:paraId="407EF885" w14:textId="77777777" w:rsidTr="78FC99BA">
        <w:trPr>
          <w:trHeight w:val="300"/>
        </w:trPr>
        <w:tc>
          <w:tcPr>
            <w:tcW w:w="667" w:type="pct"/>
            <w:tcBorders>
              <w:top w:val="single" w:sz="12" w:space="0" w:color="auto"/>
            </w:tcBorders>
            <w:shd w:val="clear" w:color="auto" w:fill="E0E0E0"/>
          </w:tcPr>
          <w:p w14:paraId="47E0821F" w14:textId="77777777" w:rsidR="00B4372F" w:rsidRPr="00F1168D" w:rsidRDefault="00B4372F" w:rsidP="00CC2989">
            <w:pPr>
              <w:pStyle w:val="ChangeControlTableHeading"/>
              <w:rPr>
                <w:rFonts w:ascii="Verdana" w:hAnsi="Verdana" w:cs="Arial"/>
                <w:sz w:val="20"/>
                <w:lang w:val="es-ES"/>
              </w:rPr>
            </w:pPr>
            <w:r w:rsidRPr="00F1168D">
              <w:rPr>
                <w:rFonts w:ascii="Verdana" w:hAnsi="Verdana" w:cs="Arial"/>
                <w:sz w:val="20"/>
                <w:lang w:val="es-ES"/>
              </w:rPr>
              <w:t>Versión</w:t>
            </w:r>
          </w:p>
        </w:tc>
        <w:tc>
          <w:tcPr>
            <w:tcW w:w="876" w:type="pct"/>
            <w:tcBorders>
              <w:top w:val="single" w:sz="12" w:space="0" w:color="auto"/>
            </w:tcBorders>
            <w:shd w:val="clear" w:color="auto" w:fill="E0E0E0"/>
          </w:tcPr>
          <w:p w14:paraId="0AECBECD" w14:textId="77777777" w:rsidR="00B4372F" w:rsidRPr="00F1168D" w:rsidRDefault="00B4372F" w:rsidP="00CC2989">
            <w:pPr>
              <w:pStyle w:val="ChangeControlTableHeading"/>
              <w:rPr>
                <w:rFonts w:ascii="Verdana" w:hAnsi="Verdana" w:cs="Arial"/>
                <w:sz w:val="20"/>
                <w:lang w:val="es-ES"/>
              </w:rPr>
            </w:pPr>
            <w:r w:rsidRPr="00F1168D">
              <w:rPr>
                <w:rFonts w:ascii="Verdana" w:hAnsi="Verdana" w:cs="Arial"/>
                <w:sz w:val="20"/>
                <w:lang w:val="es-ES"/>
              </w:rPr>
              <w:t>Fecha</w:t>
            </w:r>
          </w:p>
        </w:tc>
        <w:tc>
          <w:tcPr>
            <w:tcW w:w="2067" w:type="pct"/>
            <w:tcBorders>
              <w:top w:val="single" w:sz="12" w:space="0" w:color="auto"/>
            </w:tcBorders>
            <w:shd w:val="clear" w:color="auto" w:fill="E0E0E0"/>
          </w:tcPr>
          <w:p w14:paraId="3760624A" w14:textId="77777777" w:rsidR="00B4372F" w:rsidRPr="00F1168D" w:rsidRDefault="00B4372F" w:rsidP="00CC2989">
            <w:pPr>
              <w:pStyle w:val="ChangeControlTableHeading"/>
              <w:rPr>
                <w:rFonts w:ascii="Verdana" w:hAnsi="Verdana" w:cs="Arial"/>
                <w:sz w:val="20"/>
                <w:lang w:val="es-ES"/>
              </w:rPr>
            </w:pPr>
            <w:r w:rsidRPr="00F1168D">
              <w:rPr>
                <w:rFonts w:ascii="Verdana" w:hAnsi="Verdana" w:cs="Arial"/>
                <w:sz w:val="20"/>
                <w:lang w:val="es-ES"/>
              </w:rPr>
              <w:t>Resumen de Cambios</w:t>
            </w:r>
          </w:p>
        </w:tc>
        <w:tc>
          <w:tcPr>
            <w:tcW w:w="1390" w:type="pct"/>
            <w:tcBorders>
              <w:top w:val="single" w:sz="12" w:space="0" w:color="auto"/>
            </w:tcBorders>
            <w:shd w:val="clear" w:color="auto" w:fill="E0E0E0"/>
          </w:tcPr>
          <w:p w14:paraId="07A783FB" w14:textId="77777777" w:rsidR="00B4372F" w:rsidRPr="00F1168D" w:rsidRDefault="00B4372F" w:rsidP="00CC2989">
            <w:pPr>
              <w:pStyle w:val="ChangeControlTableHeading"/>
              <w:rPr>
                <w:rFonts w:ascii="Verdana" w:hAnsi="Verdana" w:cs="Arial"/>
                <w:sz w:val="20"/>
                <w:lang w:val="es-ES"/>
              </w:rPr>
            </w:pPr>
            <w:r w:rsidRPr="00F1168D">
              <w:rPr>
                <w:rFonts w:ascii="Verdana" w:hAnsi="Verdana" w:cs="Arial"/>
                <w:sz w:val="20"/>
                <w:lang w:val="es-ES"/>
              </w:rPr>
              <w:t>Autor</w:t>
            </w:r>
          </w:p>
        </w:tc>
      </w:tr>
      <w:tr w:rsidR="00B4372F" w:rsidRPr="00F1168D" w14:paraId="44B7566A" w14:textId="77777777" w:rsidTr="78FC99BA">
        <w:tc>
          <w:tcPr>
            <w:tcW w:w="667" w:type="pct"/>
          </w:tcPr>
          <w:p w14:paraId="6210D2F7" w14:textId="77777777" w:rsidR="00B4372F" w:rsidRPr="00F1168D" w:rsidRDefault="00DE4E08" w:rsidP="00DA26C5">
            <w:pPr>
              <w:pStyle w:val="StyleBodyTextCentered"/>
              <w:jc w:val="center"/>
              <w:rPr>
                <w:rFonts w:ascii="Verdana" w:hAnsi="Verdana"/>
                <w:lang w:val="es-ES"/>
              </w:rPr>
            </w:pPr>
            <w:r>
              <w:rPr>
                <w:rFonts w:ascii="Verdana" w:hAnsi="Verdana"/>
                <w:lang w:val="es-ES"/>
              </w:rPr>
              <w:t>1.0</w:t>
            </w:r>
          </w:p>
        </w:tc>
        <w:tc>
          <w:tcPr>
            <w:tcW w:w="876" w:type="pct"/>
          </w:tcPr>
          <w:p w14:paraId="3A7A46F7" w14:textId="5EBD10D7" w:rsidR="00B4372F" w:rsidRPr="00F1168D" w:rsidRDefault="005771FE" w:rsidP="00DA26C5">
            <w:pPr>
              <w:pStyle w:val="StyleBodyTextCentered"/>
              <w:jc w:val="center"/>
              <w:rPr>
                <w:rFonts w:ascii="Verdana" w:hAnsi="Verdana"/>
                <w:lang w:val="es-ES"/>
              </w:rPr>
            </w:pPr>
            <w:r>
              <w:rPr>
                <w:rFonts w:ascii="Verdana" w:hAnsi="Verdana"/>
                <w:lang w:val="es-ES"/>
              </w:rPr>
              <w:t>0</w:t>
            </w:r>
            <w:r w:rsidR="006E5A01">
              <w:rPr>
                <w:rFonts w:ascii="Verdana" w:hAnsi="Verdana"/>
                <w:lang w:val="es-ES"/>
              </w:rPr>
              <w:t>4</w:t>
            </w:r>
            <w:r w:rsidR="00DE4E08">
              <w:rPr>
                <w:rFonts w:ascii="Verdana" w:hAnsi="Verdana"/>
                <w:lang w:val="es-ES"/>
              </w:rPr>
              <w:t>/</w:t>
            </w:r>
            <w:r>
              <w:rPr>
                <w:rFonts w:ascii="Verdana" w:hAnsi="Verdana"/>
                <w:lang w:val="es-ES"/>
              </w:rPr>
              <w:t>0</w:t>
            </w:r>
            <w:r w:rsidR="005B6B91">
              <w:rPr>
                <w:rFonts w:ascii="Verdana" w:hAnsi="Verdana"/>
                <w:lang w:val="es-ES"/>
              </w:rPr>
              <w:t>5</w:t>
            </w:r>
            <w:r w:rsidR="00DE4E08">
              <w:rPr>
                <w:rFonts w:ascii="Verdana" w:hAnsi="Verdana"/>
                <w:lang w:val="es-ES"/>
              </w:rPr>
              <w:t>/20</w:t>
            </w:r>
            <w:r w:rsidR="00CC2989">
              <w:rPr>
                <w:rFonts w:ascii="Verdana" w:hAnsi="Verdana"/>
                <w:lang w:val="es-ES"/>
              </w:rPr>
              <w:t>2</w:t>
            </w:r>
            <w:r>
              <w:rPr>
                <w:rFonts w:ascii="Verdana" w:hAnsi="Verdana"/>
                <w:lang w:val="es-ES"/>
              </w:rPr>
              <w:t>3</w:t>
            </w:r>
          </w:p>
        </w:tc>
        <w:tc>
          <w:tcPr>
            <w:tcW w:w="2067" w:type="pct"/>
          </w:tcPr>
          <w:p w14:paraId="00014787" w14:textId="77777777" w:rsidR="00B4372F" w:rsidRPr="00F1168D" w:rsidRDefault="00DE4E08" w:rsidP="00DA26C5">
            <w:pPr>
              <w:pStyle w:val="StyleBodyTextCentered"/>
              <w:jc w:val="center"/>
              <w:rPr>
                <w:rFonts w:ascii="Verdana" w:hAnsi="Verdana"/>
                <w:bCs/>
                <w:lang w:val="es-ES"/>
              </w:rPr>
            </w:pPr>
            <w:r>
              <w:rPr>
                <w:rFonts w:ascii="Verdana" w:hAnsi="Verdana"/>
                <w:bCs/>
                <w:lang w:val="es-ES"/>
              </w:rPr>
              <w:t>Creación</w:t>
            </w:r>
          </w:p>
        </w:tc>
        <w:tc>
          <w:tcPr>
            <w:tcW w:w="1390" w:type="pct"/>
          </w:tcPr>
          <w:p w14:paraId="4C21B8B2" w14:textId="2AF7C63A" w:rsidR="00B4372F" w:rsidRPr="00F1168D" w:rsidRDefault="005B6B91" w:rsidP="00DA26C5">
            <w:pPr>
              <w:pStyle w:val="StyleBodyTextCentered"/>
              <w:jc w:val="center"/>
              <w:rPr>
                <w:rFonts w:ascii="Verdana" w:hAnsi="Verdana"/>
                <w:lang w:val="es-ES"/>
              </w:rPr>
            </w:pPr>
            <w:r w:rsidRPr="7D6E14D4">
              <w:rPr>
                <w:rFonts w:ascii="Verdana" w:hAnsi="Verdana"/>
                <w:lang w:val="es-ES"/>
              </w:rPr>
              <w:t xml:space="preserve">Francisco </w:t>
            </w:r>
            <w:r>
              <w:rPr>
                <w:rFonts w:ascii="Verdana" w:hAnsi="Verdana"/>
                <w:lang w:val="es-ES"/>
              </w:rPr>
              <w:t>Carvajal</w:t>
            </w:r>
          </w:p>
        </w:tc>
      </w:tr>
      <w:tr w:rsidR="00B4372F" w:rsidRPr="00F1168D" w14:paraId="604A97CC" w14:textId="77777777" w:rsidTr="78FC99BA">
        <w:tc>
          <w:tcPr>
            <w:tcW w:w="667" w:type="pct"/>
          </w:tcPr>
          <w:p w14:paraId="487AE85D" w14:textId="34A25FF9" w:rsidR="006E5A01" w:rsidRPr="00F1168D" w:rsidRDefault="006E5A01" w:rsidP="00DA26C5">
            <w:pPr>
              <w:pStyle w:val="StyleBodyTextCentered"/>
              <w:jc w:val="center"/>
              <w:rPr>
                <w:rFonts w:ascii="Verdana" w:hAnsi="Verdana"/>
                <w:lang w:val="es-ES"/>
              </w:rPr>
            </w:pPr>
            <w:r>
              <w:rPr>
                <w:rFonts w:ascii="Verdana" w:hAnsi="Verdana"/>
                <w:lang w:val="es-ES"/>
              </w:rPr>
              <w:t>2.0</w:t>
            </w:r>
          </w:p>
        </w:tc>
        <w:tc>
          <w:tcPr>
            <w:tcW w:w="876" w:type="pct"/>
          </w:tcPr>
          <w:p w14:paraId="2E31190B" w14:textId="3EB25BA0" w:rsidR="006E5A01" w:rsidRPr="00F1168D" w:rsidRDefault="006E5A01" w:rsidP="00DA26C5">
            <w:pPr>
              <w:pStyle w:val="StyleBodyTextCentered"/>
              <w:jc w:val="center"/>
              <w:rPr>
                <w:rFonts w:ascii="Verdana" w:hAnsi="Verdana"/>
                <w:lang w:val="es-ES"/>
              </w:rPr>
            </w:pPr>
            <w:r>
              <w:rPr>
                <w:rFonts w:ascii="Verdana" w:hAnsi="Verdana"/>
                <w:lang w:val="es-ES"/>
              </w:rPr>
              <w:t>05/05/2023</w:t>
            </w:r>
          </w:p>
        </w:tc>
        <w:tc>
          <w:tcPr>
            <w:tcW w:w="2067" w:type="pct"/>
          </w:tcPr>
          <w:p w14:paraId="2C9A8BFF" w14:textId="5EF8A3B0" w:rsidR="006E5A01" w:rsidRPr="00F1168D" w:rsidRDefault="006E5A01" w:rsidP="00DA26C5">
            <w:pPr>
              <w:pStyle w:val="StyleBodyTextCentered"/>
              <w:jc w:val="center"/>
              <w:rPr>
                <w:rFonts w:ascii="Verdana" w:hAnsi="Verdana"/>
                <w:bCs/>
                <w:lang w:val="es-ES"/>
              </w:rPr>
            </w:pPr>
            <w:r>
              <w:rPr>
                <w:rFonts w:ascii="Verdana" w:hAnsi="Verdana"/>
                <w:bCs/>
                <w:lang w:val="es-ES"/>
              </w:rPr>
              <w:t>Revisión</w:t>
            </w:r>
          </w:p>
        </w:tc>
        <w:tc>
          <w:tcPr>
            <w:tcW w:w="1390" w:type="pct"/>
          </w:tcPr>
          <w:p w14:paraId="3FF976AD" w14:textId="5A649017" w:rsidR="00B4372F" w:rsidRPr="00F1168D" w:rsidRDefault="006E5A01" w:rsidP="00DA26C5">
            <w:pPr>
              <w:pStyle w:val="StyleBodyTextCentered"/>
              <w:jc w:val="center"/>
              <w:rPr>
                <w:rFonts w:ascii="Verdana" w:hAnsi="Verdana"/>
                <w:lang w:val="es-ES"/>
              </w:rPr>
            </w:pPr>
            <w:r w:rsidRPr="7D6E14D4">
              <w:rPr>
                <w:rFonts w:ascii="Verdana" w:hAnsi="Verdana"/>
                <w:lang w:val="es-ES"/>
              </w:rPr>
              <w:t xml:space="preserve">Francisco </w:t>
            </w:r>
            <w:r>
              <w:rPr>
                <w:rFonts w:ascii="Verdana" w:hAnsi="Verdana"/>
                <w:lang w:val="es-ES"/>
              </w:rPr>
              <w:t>Carvajal</w:t>
            </w:r>
          </w:p>
        </w:tc>
      </w:tr>
      <w:tr w:rsidR="00B4372F" w:rsidRPr="00F1168D" w14:paraId="4E52B809" w14:textId="77777777" w:rsidTr="78FC99BA">
        <w:tc>
          <w:tcPr>
            <w:tcW w:w="667" w:type="pct"/>
          </w:tcPr>
          <w:p w14:paraId="28AE5BDB" w14:textId="319111B4" w:rsidR="00B4372F" w:rsidRPr="00F1168D" w:rsidRDefault="5ADAEA29" w:rsidP="0F241ED1">
            <w:pPr>
              <w:pStyle w:val="StyleBodyTextCentered"/>
              <w:jc w:val="center"/>
              <w:rPr>
                <w:rFonts w:ascii="Verdana" w:hAnsi="Verdana"/>
                <w:lang w:val="es-ES"/>
              </w:rPr>
            </w:pPr>
            <w:r w:rsidRPr="04C2B6F5">
              <w:rPr>
                <w:rFonts w:ascii="Verdana" w:hAnsi="Verdana"/>
                <w:lang w:val="es-ES"/>
              </w:rPr>
              <w:t>3</w:t>
            </w:r>
            <w:r w:rsidRPr="225ED4B8">
              <w:rPr>
                <w:rFonts w:ascii="Verdana" w:hAnsi="Verdana"/>
                <w:lang w:val="es-ES"/>
              </w:rPr>
              <w:t>.0</w:t>
            </w:r>
          </w:p>
        </w:tc>
        <w:tc>
          <w:tcPr>
            <w:tcW w:w="876" w:type="pct"/>
          </w:tcPr>
          <w:p w14:paraId="4406A5DE" w14:textId="142C6656" w:rsidR="00B4372F" w:rsidRPr="00F1168D" w:rsidRDefault="5ADAEA29" w:rsidP="0F241ED1">
            <w:pPr>
              <w:pStyle w:val="StyleBodyTextCentered"/>
              <w:jc w:val="center"/>
              <w:rPr>
                <w:rFonts w:ascii="Verdana" w:hAnsi="Verdana"/>
                <w:lang w:val="es-ES"/>
              </w:rPr>
            </w:pPr>
            <w:r w:rsidRPr="2860B457">
              <w:rPr>
                <w:rFonts w:ascii="Verdana" w:hAnsi="Verdana"/>
                <w:lang w:val="es-ES"/>
              </w:rPr>
              <w:t>08/05/2023</w:t>
            </w:r>
          </w:p>
        </w:tc>
        <w:tc>
          <w:tcPr>
            <w:tcW w:w="2067" w:type="pct"/>
          </w:tcPr>
          <w:p w14:paraId="4E161029" w14:textId="57A4C44C" w:rsidR="00B4372F" w:rsidRPr="00F1168D" w:rsidRDefault="5ADAEA29" w:rsidP="0F241ED1">
            <w:pPr>
              <w:pStyle w:val="StyleBodyTextCentered"/>
              <w:jc w:val="center"/>
              <w:rPr>
                <w:rFonts w:ascii="Verdana" w:hAnsi="Verdana"/>
                <w:bCs/>
                <w:lang w:val="es-ES"/>
              </w:rPr>
            </w:pPr>
            <w:r w:rsidRPr="60F0342C">
              <w:rPr>
                <w:rFonts w:ascii="Verdana" w:hAnsi="Verdana"/>
                <w:lang w:val="es-ES"/>
              </w:rPr>
              <w:t>Actualizado</w:t>
            </w:r>
          </w:p>
        </w:tc>
        <w:tc>
          <w:tcPr>
            <w:tcW w:w="1390" w:type="pct"/>
          </w:tcPr>
          <w:p w14:paraId="3F76DEEB" w14:textId="05B8F64D" w:rsidR="00B4372F" w:rsidRPr="00F1168D" w:rsidRDefault="5ADAEA29" w:rsidP="644E797C">
            <w:pPr>
              <w:pStyle w:val="StyleBodyTextCentered"/>
              <w:jc w:val="center"/>
              <w:rPr>
                <w:rFonts w:ascii="Verdana" w:hAnsi="Verdana"/>
                <w:bCs/>
                <w:lang w:val="es-ES"/>
              </w:rPr>
            </w:pPr>
            <w:r w:rsidRPr="644E797C">
              <w:rPr>
                <w:rFonts w:ascii="Verdana" w:hAnsi="Verdana"/>
                <w:lang w:val="es-ES"/>
              </w:rPr>
              <w:t>Francisco Carvajal</w:t>
            </w:r>
          </w:p>
        </w:tc>
      </w:tr>
      <w:tr w:rsidR="00B4372F" w:rsidRPr="00F1168D" w14:paraId="779419F7" w14:textId="77777777" w:rsidTr="78FC99BA">
        <w:tc>
          <w:tcPr>
            <w:tcW w:w="667" w:type="pct"/>
          </w:tcPr>
          <w:p w14:paraId="38C3DFA2" w14:textId="0BD54FCA" w:rsidR="3BAEA5E5" w:rsidRPr="7AFFD49A" w:rsidRDefault="3BAEA5E5" w:rsidP="0F241ED1">
            <w:pPr>
              <w:pStyle w:val="StyleBodyTextCentered"/>
              <w:jc w:val="center"/>
              <w:rPr>
                <w:rFonts w:ascii="Verdana" w:hAnsi="Verdana"/>
                <w:lang w:val="es-ES"/>
              </w:rPr>
            </w:pPr>
            <w:r w:rsidRPr="7AFFD49A">
              <w:rPr>
                <w:rFonts w:ascii="Verdana" w:hAnsi="Verdana"/>
                <w:lang w:val="es-ES"/>
              </w:rPr>
              <w:t>4</w:t>
            </w:r>
            <w:r w:rsidR="7AFFD49A" w:rsidRPr="7AFFD49A">
              <w:rPr>
                <w:rFonts w:ascii="Verdana" w:hAnsi="Verdana"/>
                <w:lang w:val="es-ES"/>
              </w:rPr>
              <w:t>.0</w:t>
            </w:r>
          </w:p>
        </w:tc>
        <w:tc>
          <w:tcPr>
            <w:tcW w:w="876" w:type="pct"/>
          </w:tcPr>
          <w:p w14:paraId="44FA51EE" w14:textId="4340DEAE" w:rsidR="7AFFD49A" w:rsidRPr="7AFFD49A" w:rsidRDefault="7AFFD49A" w:rsidP="0F241ED1">
            <w:pPr>
              <w:pStyle w:val="StyleBodyTextCentered"/>
              <w:jc w:val="center"/>
              <w:rPr>
                <w:rFonts w:ascii="Verdana" w:hAnsi="Verdana"/>
                <w:lang w:val="es-ES"/>
              </w:rPr>
            </w:pPr>
            <w:r w:rsidRPr="7AFFD49A">
              <w:rPr>
                <w:rFonts w:ascii="Verdana" w:hAnsi="Verdana"/>
                <w:lang w:val="es-ES"/>
              </w:rPr>
              <w:t>08/05/2023</w:t>
            </w:r>
          </w:p>
        </w:tc>
        <w:tc>
          <w:tcPr>
            <w:tcW w:w="2067" w:type="pct"/>
          </w:tcPr>
          <w:p w14:paraId="58AD77E6" w14:textId="62999511" w:rsidR="7AFFD49A" w:rsidRPr="7AFFD49A" w:rsidRDefault="7AFFD49A" w:rsidP="0F241ED1">
            <w:pPr>
              <w:pStyle w:val="StyleBodyTextCentered"/>
              <w:jc w:val="center"/>
              <w:rPr>
                <w:rFonts w:ascii="Verdana" w:hAnsi="Verdana"/>
                <w:lang w:val="es-ES"/>
              </w:rPr>
            </w:pPr>
            <w:r w:rsidRPr="7AFFD49A">
              <w:rPr>
                <w:rFonts w:ascii="Verdana" w:hAnsi="Verdana"/>
                <w:lang w:val="es-ES"/>
              </w:rPr>
              <w:t>Actualizado</w:t>
            </w:r>
            <w:r w:rsidR="161DC948" w:rsidRPr="7AFFD49A">
              <w:rPr>
                <w:rFonts w:ascii="Verdana" w:hAnsi="Verdana"/>
                <w:lang w:val="es-ES"/>
              </w:rPr>
              <w:t xml:space="preserve"> con comentarios.</w:t>
            </w:r>
          </w:p>
        </w:tc>
        <w:tc>
          <w:tcPr>
            <w:tcW w:w="1390" w:type="pct"/>
          </w:tcPr>
          <w:p w14:paraId="61611DE1" w14:textId="03579C61" w:rsidR="161DC948" w:rsidRDefault="161DC948" w:rsidP="7AFFD49A">
            <w:pPr>
              <w:pStyle w:val="StyleBodyTextCentered"/>
              <w:jc w:val="center"/>
            </w:pPr>
            <w:r w:rsidRPr="7AFFD49A">
              <w:rPr>
                <w:rFonts w:ascii="Verdana" w:hAnsi="Verdana"/>
                <w:lang w:val="es-ES"/>
              </w:rPr>
              <w:t xml:space="preserve">Carlos Pastoriza / Nicolas </w:t>
            </w:r>
            <w:proofErr w:type="spellStart"/>
            <w:r w:rsidRPr="7AFFD49A">
              <w:rPr>
                <w:rFonts w:ascii="Verdana" w:hAnsi="Verdana"/>
                <w:lang w:val="es-ES"/>
              </w:rPr>
              <w:t>Pazdera</w:t>
            </w:r>
            <w:proofErr w:type="spellEnd"/>
          </w:p>
        </w:tc>
      </w:tr>
      <w:tr w:rsidR="00B4372F" w:rsidRPr="00F1168D" w14:paraId="11BD850E" w14:textId="77777777" w:rsidTr="78FC99BA">
        <w:tc>
          <w:tcPr>
            <w:tcW w:w="667" w:type="pct"/>
          </w:tcPr>
          <w:p w14:paraId="07B50E39" w14:textId="422EC38D" w:rsidR="00B4372F" w:rsidRPr="00F1168D" w:rsidRDefault="68348F57" w:rsidP="0F241ED1">
            <w:pPr>
              <w:pStyle w:val="StyleBodyTextCentered"/>
              <w:jc w:val="center"/>
              <w:rPr>
                <w:rFonts w:ascii="Verdana" w:hAnsi="Verdana"/>
                <w:lang w:val="es-ES"/>
              </w:rPr>
            </w:pPr>
            <w:r w:rsidRPr="0F241ED1">
              <w:rPr>
                <w:rFonts w:ascii="Verdana" w:hAnsi="Verdana"/>
                <w:lang w:val="es-ES"/>
              </w:rPr>
              <w:t>5.0</w:t>
            </w:r>
          </w:p>
        </w:tc>
        <w:tc>
          <w:tcPr>
            <w:tcW w:w="876" w:type="pct"/>
          </w:tcPr>
          <w:p w14:paraId="47EF4CFD" w14:textId="6622B081" w:rsidR="00B4372F" w:rsidRPr="00F1168D" w:rsidRDefault="68348F57" w:rsidP="0F241ED1">
            <w:pPr>
              <w:pStyle w:val="StyleBodyTextCentered"/>
              <w:jc w:val="center"/>
              <w:rPr>
                <w:rFonts w:ascii="Verdana" w:hAnsi="Verdana"/>
                <w:lang w:val="es-ES"/>
              </w:rPr>
            </w:pPr>
            <w:r w:rsidRPr="0F241ED1">
              <w:rPr>
                <w:rFonts w:ascii="Verdana" w:hAnsi="Verdana"/>
                <w:lang w:val="es-ES"/>
              </w:rPr>
              <w:t>08/05/2023</w:t>
            </w:r>
          </w:p>
        </w:tc>
        <w:tc>
          <w:tcPr>
            <w:tcW w:w="2067" w:type="pct"/>
          </w:tcPr>
          <w:p w14:paraId="42696D29" w14:textId="78248ED3" w:rsidR="00B4372F" w:rsidRPr="00F1168D" w:rsidRDefault="68348F57" w:rsidP="0F241ED1">
            <w:pPr>
              <w:pStyle w:val="StyleBodyTextCentered"/>
              <w:jc w:val="center"/>
              <w:rPr>
                <w:rFonts w:ascii="Verdana" w:hAnsi="Verdana"/>
                <w:bCs/>
                <w:lang w:val="es-ES"/>
              </w:rPr>
            </w:pPr>
            <w:r w:rsidRPr="0F241ED1">
              <w:rPr>
                <w:rFonts w:ascii="Verdana" w:hAnsi="Verdana"/>
                <w:lang w:val="es-ES"/>
              </w:rPr>
              <w:t>Actualizado</w:t>
            </w:r>
          </w:p>
        </w:tc>
        <w:tc>
          <w:tcPr>
            <w:tcW w:w="1390" w:type="pct"/>
          </w:tcPr>
          <w:p w14:paraId="618DA345" w14:textId="522C3382" w:rsidR="00B4372F" w:rsidRPr="00F1168D" w:rsidRDefault="68348F57" w:rsidP="0F241ED1">
            <w:pPr>
              <w:pStyle w:val="StyleBodyTextCentered"/>
              <w:jc w:val="center"/>
              <w:rPr>
                <w:rFonts w:ascii="Verdana" w:hAnsi="Verdana"/>
                <w:bCs/>
                <w:lang w:val="es-ES"/>
              </w:rPr>
            </w:pPr>
            <w:r w:rsidRPr="0F241ED1">
              <w:rPr>
                <w:rFonts w:ascii="Verdana" w:hAnsi="Verdana"/>
                <w:lang w:val="es-ES"/>
              </w:rPr>
              <w:t>Francisco Carvajal</w:t>
            </w:r>
          </w:p>
        </w:tc>
      </w:tr>
      <w:tr w:rsidR="00CD7949" w:rsidRPr="00F1168D" w14:paraId="011FF679" w14:textId="77777777" w:rsidTr="78FC99BA">
        <w:tc>
          <w:tcPr>
            <w:tcW w:w="667" w:type="pct"/>
          </w:tcPr>
          <w:p w14:paraId="50C5C0BD" w14:textId="5FEAF5A1" w:rsidR="00CD7949" w:rsidRPr="0F241ED1" w:rsidRDefault="00CD7949" w:rsidP="0F241ED1">
            <w:pPr>
              <w:pStyle w:val="StyleBodyTextCentered"/>
              <w:jc w:val="center"/>
              <w:rPr>
                <w:rFonts w:ascii="Verdana" w:hAnsi="Verdana"/>
                <w:lang w:val="es-ES"/>
              </w:rPr>
            </w:pPr>
            <w:r>
              <w:rPr>
                <w:rFonts w:ascii="Verdana" w:hAnsi="Verdana"/>
                <w:lang w:val="es-ES"/>
              </w:rPr>
              <w:t>6.0</w:t>
            </w:r>
          </w:p>
        </w:tc>
        <w:tc>
          <w:tcPr>
            <w:tcW w:w="876" w:type="pct"/>
          </w:tcPr>
          <w:p w14:paraId="4D7FF112" w14:textId="5AF87FF4" w:rsidR="00CD7949" w:rsidRPr="0F241ED1" w:rsidRDefault="00CD7949" w:rsidP="0F241ED1">
            <w:pPr>
              <w:pStyle w:val="StyleBodyTextCentered"/>
              <w:jc w:val="center"/>
              <w:rPr>
                <w:rFonts w:ascii="Verdana" w:hAnsi="Verdana"/>
                <w:lang w:val="es-ES"/>
              </w:rPr>
            </w:pPr>
            <w:r>
              <w:rPr>
                <w:rFonts w:ascii="Verdana" w:hAnsi="Verdana"/>
                <w:lang w:val="es-ES"/>
              </w:rPr>
              <w:t>09/05/2023</w:t>
            </w:r>
          </w:p>
        </w:tc>
        <w:tc>
          <w:tcPr>
            <w:tcW w:w="2067" w:type="pct"/>
          </w:tcPr>
          <w:p w14:paraId="40501449" w14:textId="71A78082" w:rsidR="00CD7949" w:rsidRPr="0F241ED1" w:rsidRDefault="00CD7949" w:rsidP="0F241ED1">
            <w:pPr>
              <w:pStyle w:val="StyleBodyTextCentered"/>
              <w:jc w:val="center"/>
              <w:rPr>
                <w:rFonts w:ascii="Verdana" w:hAnsi="Verdana"/>
                <w:lang w:val="es-ES"/>
              </w:rPr>
            </w:pPr>
            <w:r>
              <w:rPr>
                <w:rFonts w:ascii="Verdana" w:hAnsi="Verdana"/>
                <w:lang w:val="es-ES"/>
              </w:rPr>
              <w:t>Pre Aprobado Funcional YPF</w:t>
            </w:r>
          </w:p>
        </w:tc>
        <w:tc>
          <w:tcPr>
            <w:tcW w:w="1390" w:type="pct"/>
          </w:tcPr>
          <w:p w14:paraId="5B26F8B4" w14:textId="5FCDAE3A" w:rsidR="00CD7949" w:rsidRPr="0F241ED1" w:rsidRDefault="00AB421B" w:rsidP="0F241ED1">
            <w:pPr>
              <w:pStyle w:val="StyleBodyTextCentered"/>
              <w:jc w:val="center"/>
              <w:rPr>
                <w:rFonts w:ascii="Verdana" w:hAnsi="Verdana"/>
                <w:lang w:val="es-ES"/>
              </w:rPr>
            </w:pPr>
            <w:r>
              <w:rPr>
                <w:rFonts w:ascii="Verdana" w:hAnsi="Verdana"/>
                <w:lang w:val="es-ES"/>
              </w:rPr>
              <w:t>Pastoriza Carlos</w:t>
            </w:r>
          </w:p>
        </w:tc>
      </w:tr>
      <w:tr w:rsidR="00CD7949" w:rsidRPr="00F1168D" w14:paraId="654986D0" w14:textId="77777777" w:rsidTr="78FC99BA">
        <w:tc>
          <w:tcPr>
            <w:tcW w:w="667" w:type="pct"/>
          </w:tcPr>
          <w:p w14:paraId="693FC49C" w14:textId="59993DA9" w:rsidR="00CD7949" w:rsidRPr="0F241ED1" w:rsidRDefault="00AB421B" w:rsidP="0F241ED1">
            <w:pPr>
              <w:pStyle w:val="StyleBodyTextCentered"/>
              <w:jc w:val="center"/>
              <w:rPr>
                <w:rFonts w:ascii="Verdana" w:hAnsi="Verdana"/>
                <w:lang w:val="es-ES"/>
              </w:rPr>
            </w:pPr>
            <w:r>
              <w:rPr>
                <w:rFonts w:ascii="Verdana" w:hAnsi="Verdana"/>
                <w:lang w:val="es-ES"/>
              </w:rPr>
              <w:t>7.0</w:t>
            </w:r>
          </w:p>
        </w:tc>
        <w:tc>
          <w:tcPr>
            <w:tcW w:w="876" w:type="pct"/>
          </w:tcPr>
          <w:p w14:paraId="53C19F10" w14:textId="5AF87FF4" w:rsidR="24506E9F" w:rsidRDefault="24506E9F" w:rsidP="24506E9F">
            <w:pPr>
              <w:pStyle w:val="StyleBodyTextCentered"/>
              <w:jc w:val="center"/>
              <w:rPr>
                <w:rFonts w:ascii="Verdana" w:hAnsi="Verdana"/>
                <w:lang w:val="es-ES"/>
              </w:rPr>
            </w:pPr>
            <w:r w:rsidRPr="24506E9F">
              <w:rPr>
                <w:rFonts w:ascii="Verdana" w:hAnsi="Verdana"/>
                <w:lang w:val="es-ES"/>
              </w:rPr>
              <w:t>09/05/2023</w:t>
            </w:r>
          </w:p>
        </w:tc>
        <w:tc>
          <w:tcPr>
            <w:tcW w:w="2067" w:type="pct"/>
          </w:tcPr>
          <w:p w14:paraId="21AED2C8" w14:textId="5F78E2D0" w:rsidR="4DCE9FE7" w:rsidRDefault="4DCE9FE7" w:rsidP="24506E9F">
            <w:pPr>
              <w:pStyle w:val="StyleBodyTextCentered"/>
              <w:jc w:val="center"/>
            </w:pPr>
            <w:r w:rsidRPr="24506E9F">
              <w:rPr>
                <w:rFonts w:ascii="Verdana" w:hAnsi="Verdana"/>
                <w:lang w:val="es-ES"/>
              </w:rPr>
              <w:t>Aprobado IT</w:t>
            </w:r>
          </w:p>
        </w:tc>
        <w:tc>
          <w:tcPr>
            <w:tcW w:w="1390" w:type="pct"/>
          </w:tcPr>
          <w:p w14:paraId="23AFF0B3" w14:textId="49EEA2F3" w:rsidR="4DCE9FE7" w:rsidRDefault="4DCE9FE7" w:rsidP="24506E9F">
            <w:pPr>
              <w:pStyle w:val="StyleBodyTextCentered"/>
              <w:jc w:val="center"/>
            </w:pPr>
            <w:r w:rsidRPr="24506E9F">
              <w:rPr>
                <w:rFonts w:ascii="Verdana" w:hAnsi="Verdana"/>
                <w:lang w:val="es-ES"/>
              </w:rPr>
              <w:t xml:space="preserve">Nicolas </w:t>
            </w:r>
            <w:proofErr w:type="spellStart"/>
            <w:r w:rsidRPr="24506E9F">
              <w:rPr>
                <w:rFonts w:ascii="Verdana" w:hAnsi="Verdana"/>
                <w:lang w:val="es-ES"/>
              </w:rPr>
              <w:t>Pazdera</w:t>
            </w:r>
            <w:proofErr w:type="spellEnd"/>
          </w:p>
        </w:tc>
      </w:tr>
      <w:tr w:rsidR="00C059F2" w:rsidRPr="00F1168D" w14:paraId="61336619" w14:textId="77777777" w:rsidTr="78FC99BA">
        <w:tc>
          <w:tcPr>
            <w:tcW w:w="667" w:type="pct"/>
          </w:tcPr>
          <w:p w14:paraId="129496B1" w14:textId="79E56689" w:rsidR="00C059F2" w:rsidRDefault="00C059F2" w:rsidP="00C059F2">
            <w:pPr>
              <w:pStyle w:val="StyleBodyTextCentered"/>
              <w:jc w:val="center"/>
              <w:rPr>
                <w:rFonts w:ascii="Verdana" w:hAnsi="Verdana"/>
                <w:lang w:val="es-ES"/>
              </w:rPr>
            </w:pPr>
            <w:r>
              <w:rPr>
                <w:rFonts w:ascii="Verdana" w:hAnsi="Verdana"/>
                <w:lang w:val="es-ES"/>
              </w:rPr>
              <w:lastRenderedPageBreak/>
              <w:t>8.0</w:t>
            </w:r>
          </w:p>
        </w:tc>
        <w:tc>
          <w:tcPr>
            <w:tcW w:w="876" w:type="pct"/>
          </w:tcPr>
          <w:p w14:paraId="6965B620" w14:textId="551C235E" w:rsidR="00C059F2" w:rsidRPr="24506E9F" w:rsidRDefault="00C059F2" w:rsidP="24506E9F">
            <w:pPr>
              <w:pStyle w:val="StyleBodyTextCentered"/>
              <w:jc w:val="center"/>
              <w:rPr>
                <w:rFonts w:ascii="Verdana" w:hAnsi="Verdana"/>
                <w:lang w:val="es-ES"/>
              </w:rPr>
            </w:pPr>
            <w:r>
              <w:rPr>
                <w:rFonts w:ascii="Verdana" w:hAnsi="Verdana"/>
                <w:lang w:val="es-ES"/>
              </w:rPr>
              <w:t>2</w:t>
            </w:r>
            <w:r w:rsidR="00C64D74">
              <w:rPr>
                <w:rFonts w:ascii="Verdana" w:hAnsi="Verdana"/>
                <w:lang w:val="es-ES"/>
              </w:rPr>
              <w:t>2</w:t>
            </w:r>
            <w:r>
              <w:rPr>
                <w:rFonts w:ascii="Verdana" w:hAnsi="Verdana"/>
                <w:lang w:val="es-ES"/>
              </w:rPr>
              <w:t>/05/2023</w:t>
            </w:r>
          </w:p>
        </w:tc>
        <w:tc>
          <w:tcPr>
            <w:tcW w:w="2067" w:type="pct"/>
          </w:tcPr>
          <w:p w14:paraId="7E08E1CE" w14:textId="1B18AAE4" w:rsidR="00C059F2" w:rsidRPr="24506E9F" w:rsidRDefault="00C059F2" w:rsidP="24506E9F">
            <w:pPr>
              <w:pStyle w:val="StyleBodyTextCentered"/>
              <w:jc w:val="center"/>
              <w:rPr>
                <w:rFonts w:ascii="Verdana" w:hAnsi="Verdana"/>
                <w:lang w:val="es-ES"/>
              </w:rPr>
            </w:pPr>
            <w:r w:rsidRPr="00C059F2">
              <w:rPr>
                <w:rFonts w:ascii="Verdana" w:hAnsi="Verdana"/>
                <w:lang w:val="es-ES"/>
              </w:rPr>
              <w:t>Especificación Funcional Detallada</w:t>
            </w:r>
          </w:p>
        </w:tc>
        <w:tc>
          <w:tcPr>
            <w:tcW w:w="1390" w:type="pct"/>
          </w:tcPr>
          <w:p w14:paraId="35CBA987" w14:textId="0A00DD29" w:rsidR="00C059F2" w:rsidRPr="24506E9F" w:rsidRDefault="00C059F2" w:rsidP="24506E9F">
            <w:pPr>
              <w:pStyle w:val="StyleBodyTextCentered"/>
              <w:jc w:val="center"/>
              <w:rPr>
                <w:rFonts w:ascii="Verdana" w:hAnsi="Verdana"/>
                <w:lang w:val="es-ES"/>
              </w:rPr>
            </w:pPr>
            <w:r w:rsidRPr="0F241ED1">
              <w:rPr>
                <w:rFonts w:ascii="Verdana" w:hAnsi="Verdana"/>
                <w:lang w:val="es-ES"/>
              </w:rPr>
              <w:t>Francisco Carvajal</w:t>
            </w:r>
          </w:p>
        </w:tc>
      </w:tr>
      <w:tr w:rsidR="00C64D74" w:rsidRPr="00F1168D" w14:paraId="6AC03C29" w14:textId="77777777" w:rsidTr="78FC99BA">
        <w:tc>
          <w:tcPr>
            <w:tcW w:w="667" w:type="pct"/>
          </w:tcPr>
          <w:p w14:paraId="629F87A9" w14:textId="06AFC5DA" w:rsidR="00C64D74" w:rsidRDefault="008B6A75" w:rsidP="00C64D74">
            <w:pPr>
              <w:pStyle w:val="StyleBodyTextCentered"/>
              <w:jc w:val="center"/>
              <w:rPr>
                <w:rFonts w:ascii="Verdana" w:hAnsi="Verdana"/>
                <w:lang w:val="es-ES"/>
              </w:rPr>
            </w:pPr>
            <w:r>
              <w:rPr>
                <w:rFonts w:ascii="Verdana" w:hAnsi="Verdana"/>
                <w:lang w:val="es-ES"/>
              </w:rPr>
              <w:t>9.0</w:t>
            </w:r>
          </w:p>
        </w:tc>
        <w:tc>
          <w:tcPr>
            <w:tcW w:w="876" w:type="pct"/>
          </w:tcPr>
          <w:p w14:paraId="1D245888" w14:textId="19BBF5E6" w:rsidR="00C64D74" w:rsidRDefault="00C64D74" w:rsidP="24506E9F">
            <w:pPr>
              <w:pStyle w:val="StyleBodyTextCentered"/>
              <w:jc w:val="center"/>
              <w:rPr>
                <w:rFonts w:ascii="Verdana" w:hAnsi="Verdana"/>
                <w:lang w:val="es-ES"/>
              </w:rPr>
            </w:pPr>
            <w:r>
              <w:rPr>
                <w:rFonts w:ascii="Verdana" w:hAnsi="Verdana"/>
                <w:lang w:val="es-ES"/>
              </w:rPr>
              <w:t>24/05/2023</w:t>
            </w:r>
          </w:p>
        </w:tc>
        <w:tc>
          <w:tcPr>
            <w:tcW w:w="2067" w:type="pct"/>
          </w:tcPr>
          <w:p w14:paraId="16650FBB" w14:textId="601F2FD0" w:rsidR="00C64D74" w:rsidRPr="00C059F2" w:rsidRDefault="00C64D74" w:rsidP="24506E9F">
            <w:pPr>
              <w:pStyle w:val="StyleBodyTextCentered"/>
              <w:jc w:val="center"/>
              <w:rPr>
                <w:rFonts w:ascii="Verdana" w:hAnsi="Verdana"/>
                <w:lang w:val="es-ES"/>
              </w:rPr>
            </w:pPr>
            <w:r>
              <w:rPr>
                <w:rFonts w:ascii="Verdana" w:hAnsi="Verdana"/>
                <w:lang w:val="es-ES"/>
              </w:rPr>
              <w:t xml:space="preserve">Subido a Revisión </w:t>
            </w:r>
          </w:p>
        </w:tc>
        <w:tc>
          <w:tcPr>
            <w:tcW w:w="1390" w:type="pct"/>
          </w:tcPr>
          <w:p w14:paraId="3E1946DC" w14:textId="05A4B5CD" w:rsidR="00C64D74" w:rsidRPr="0F241ED1" w:rsidRDefault="00C64D74" w:rsidP="24506E9F">
            <w:pPr>
              <w:pStyle w:val="StyleBodyTextCentered"/>
              <w:jc w:val="center"/>
              <w:rPr>
                <w:rFonts w:ascii="Verdana" w:hAnsi="Verdana"/>
                <w:lang w:val="es-ES"/>
              </w:rPr>
            </w:pPr>
            <w:r w:rsidRPr="0F241ED1">
              <w:rPr>
                <w:rFonts w:ascii="Verdana" w:hAnsi="Verdana"/>
                <w:lang w:val="es-ES"/>
              </w:rPr>
              <w:t>Francisco Carvajal</w:t>
            </w:r>
          </w:p>
        </w:tc>
      </w:tr>
      <w:tr w:rsidR="00003E8F" w:rsidRPr="00F1168D" w14:paraId="11070BBA" w14:textId="77777777" w:rsidTr="78FC99BA">
        <w:tc>
          <w:tcPr>
            <w:tcW w:w="667" w:type="pct"/>
          </w:tcPr>
          <w:p w14:paraId="0D47B360" w14:textId="339B8717" w:rsidR="00003E8F" w:rsidRDefault="008B6A75" w:rsidP="00C64D74">
            <w:pPr>
              <w:pStyle w:val="StyleBodyTextCentered"/>
              <w:jc w:val="center"/>
              <w:rPr>
                <w:rFonts w:ascii="Verdana" w:hAnsi="Verdana"/>
                <w:lang w:val="es-ES"/>
              </w:rPr>
            </w:pPr>
            <w:r>
              <w:rPr>
                <w:rFonts w:ascii="Verdana" w:hAnsi="Verdana"/>
                <w:lang w:val="es-ES"/>
              </w:rPr>
              <w:t>10</w:t>
            </w:r>
          </w:p>
        </w:tc>
        <w:tc>
          <w:tcPr>
            <w:tcW w:w="876" w:type="pct"/>
          </w:tcPr>
          <w:p w14:paraId="12B91C61" w14:textId="091A3F87" w:rsidR="00003E8F" w:rsidRDefault="00F76403" w:rsidP="24506E9F">
            <w:pPr>
              <w:pStyle w:val="StyleBodyTextCentered"/>
              <w:jc w:val="center"/>
              <w:rPr>
                <w:rFonts w:ascii="Verdana" w:hAnsi="Verdana"/>
                <w:lang w:val="es-ES"/>
              </w:rPr>
            </w:pPr>
            <w:r>
              <w:rPr>
                <w:rFonts w:ascii="Verdana" w:hAnsi="Verdana"/>
                <w:lang w:val="es-ES"/>
              </w:rPr>
              <w:t>30/05/2023</w:t>
            </w:r>
          </w:p>
        </w:tc>
        <w:tc>
          <w:tcPr>
            <w:tcW w:w="2067" w:type="pct"/>
          </w:tcPr>
          <w:p w14:paraId="6282790C" w14:textId="460D3D3E" w:rsidR="00003E8F" w:rsidRDefault="15B11347" w:rsidP="24506E9F">
            <w:pPr>
              <w:pStyle w:val="StyleBodyTextCentered"/>
              <w:jc w:val="center"/>
              <w:rPr>
                <w:rFonts w:ascii="Verdana" w:hAnsi="Verdana"/>
                <w:lang w:val="es-ES"/>
              </w:rPr>
            </w:pPr>
            <w:r w:rsidRPr="78FC99BA">
              <w:rPr>
                <w:rFonts w:ascii="Verdana" w:hAnsi="Verdana"/>
                <w:lang w:val="es-ES"/>
              </w:rPr>
              <w:t>Revisión</w:t>
            </w:r>
          </w:p>
        </w:tc>
        <w:tc>
          <w:tcPr>
            <w:tcW w:w="1390" w:type="pct"/>
          </w:tcPr>
          <w:p w14:paraId="426AA9F6" w14:textId="6DB62486" w:rsidR="00003E8F" w:rsidRPr="0F241ED1" w:rsidRDefault="00F76403" w:rsidP="24506E9F">
            <w:pPr>
              <w:pStyle w:val="StyleBodyTextCentered"/>
              <w:jc w:val="center"/>
              <w:rPr>
                <w:rFonts w:ascii="Verdana" w:hAnsi="Verdana"/>
                <w:lang w:val="es-ES"/>
              </w:rPr>
            </w:pPr>
            <w:r>
              <w:rPr>
                <w:rFonts w:ascii="Verdana" w:hAnsi="Verdana"/>
                <w:lang w:val="es-ES"/>
              </w:rPr>
              <w:t>Pastoriza Carlos</w:t>
            </w:r>
          </w:p>
        </w:tc>
      </w:tr>
      <w:tr w:rsidR="00003E8F" w:rsidRPr="00F1168D" w14:paraId="185EF0C7" w14:textId="77777777" w:rsidTr="0079194D">
        <w:tc>
          <w:tcPr>
            <w:tcW w:w="667" w:type="pct"/>
          </w:tcPr>
          <w:p w14:paraId="6DCA0800" w14:textId="51A5DA49" w:rsidR="00003E8F" w:rsidRDefault="666576E0" w:rsidP="00C64D74">
            <w:pPr>
              <w:pStyle w:val="StyleBodyTextCentered"/>
              <w:jc w:val="center"/>
              <w:rPr>
                <w:rFonts w:ascii="Verdana" w:hAnsi="Verdana"/>
                <w:lang w:val="es-ES"/>
              </w:rPr>
            </w:pPr>
            <w:r w:rsidRPr="78FC99BA">
              <w:rPr>
                <w:rFonts w:ascii="Verdana" w:hAnsi="Verdana"/>
                <w:lang w:val="es-ES"/>
              </w:rPr>
              <w:t>11</w:t>
            </w:r>
          </w:p>
        </w:tc>
        <w:tc>
          <w:tcPr>
            <w:tcW w:w="876" w:type="pct"/>
          </w:tcPr>
          <w:p w14:paraId="7AA1DD42" w14:textId="7710097F" w:rsidR="00003E8F" w:rsidRDefault="666576E0" w:rsidP="24506E9F">
            <w:pPr>
              <w:pStyle w:val="StyleBodyTextCentered"/>
              <w:jc w:val="center"/>
              <w:rPr>
                <w:rFonts w:ascii="Verdana" w:hAnsi="Verdana"/>
                <w:lang w:val="es-ES"/>
              </w:rPr>
            </w:pPr>
            <w:r w:rsidRPr="78FC99BA">
              <w:rPr>
                <w:rFonts w:ascii="Verdana" w:hAnsi="Verdana"/>
                <w:lang w:val="es-ES"/>
              </w:rPr>
              <w:t>01/06/2023</w:t>
            </w:r>
          </w:p>
        </w:tc>
        <w:tc>
          <w:tcPr>
            <w:tcW w:w="2067" w:type="pct"/>
          </w:tcPr>
          <w:p w14:paraId="2EB23785" w14:textId="05A3EBFD" w:rsidR="00003E8F" w:rsidRDefault="666576E0" w:rsidP="24506E9F">
            <w:pPr>
              <w:pStyle w:val="StyleBodyTextCentered"/>
              <w:jc w:val="center"/>
              <w:rPr>
                <w:rFonts w:ascii="Verdana" w:hAnsi="Verdana"/>
                <w:lang w:val="es-ES"/>
              </w:rPr>
            </w:pPr>
            <w:r w:rsidRPr="78FC99BA">
              <w:rPr>
                <w:rFonts w:ascii="Verdana" w:hAnsi="Verdana"/>
                <w:lang w:val="es-ES"/>
              </w:rPr>
              <w:t>Actualizado con comentarios.</w:t>
            </w:r>
          </w:p>
        </w:tc>
        <w:tc>
          <w:tcPr>
            <w:tcW w:w="1390" w:type="pct"/>
          </w:tcPr>
          <w:p w14:paraId="0608BD9D" w14:textId="77893A6F" w:rsidR="00003E8F" w:rsidRPr="0F241ED1" w:rsidRDefault="666576E0" w:rsidP="24506E9F">
            <w:pPr>
              <w:pStyle w:val="StyleBodyTextCentered"/>
              <w:jc w:val="center"/>
              <w:rPr>
                <w:rFonts w:ascii="Verdana" w:hAnsi="Verdana"/>
                <w:lang w:val="es-ES"/>
              </w:rPr>
            </w:pPr>
            <w:r w:rsidRPr="78FC99BA">
              <w:rPr>
                <w:rFonts w:ascii="Verdana" w:hAnsi="Verdana"/>
                <w:lang w:val="es-ES"/>
              </w:rPr>
              <w:t>Francisco Carvajal</w:t>
            </w:r>
          </w:p>
        </w:tc>
      </w:tr>
      <w:tr w:rsidR="009C53DD" w:rsidRPr="00F1168D" w14:paraId="6E775BCA" w14:textId="77777777" w:rsidTr="0079194D">
        <w:trPr>
          <w:ins w:id="11" w:author="PASTORIZA, CARLOS ANTONIO" w:date="2023-06-08T11:10:00Z"/>
        </w:trPr>
        <w:tc>
          <w:tcPr>
            <w:tcW w:w="667" w:type="pct"/>
            <w:shd w:val="clear" w:color="auto" w:fill="auto"/>
          </w:tcPr>
          <w:p w14:paraId="76285EF3" w14:textId="0536959A" w:rsidR="009C53DD" w:rsidRPr="78FC99BA" w:rsidRDefault="009C53DD" w:rsidP="009C53DD">
            <w:pPr>
              <w:pStyle w:val="StyleBodyTextCentered"/>
              <w:jc w:val="center"/>
              <w:rPr>
                <w:ins w:id="12" w:author="PASTORIZA, CARLOS ANTONIO" w:date="2023-06-08T11:10:00Z"/>
                <w:rFonts w:ascii="Verdana" w:hAnsi="Verdana"/>
                <w:lang w:val="es-ES"/>
              </w:rPr>
            </w:pPr>
            <w:ins w:id="13" w:author="PASTORIZA, CARLOS ANTONIO" w:date="2023-06-08T11:12:00Z">
              <w:r>
                <w:rPr>
                  <w:rFonts w:ascii="Verdana" w:hAnsi="Verdana"/>
                  <w:lang w:val="es-ES"/>
                </w:rPr>
                <w:t>12</w:t>
              </w:r>
            </w:ins>
          </w:p>
        </w:tc>
        <w:tc>
          <w:tcPr>
            <w:tcW w:w="876" w:type="pct"/>
            <w:shd w:val="clear" w:color="auto" w:fill="auto"/>
          </w:tcPr>
          <w:p w14:paraId="05CF8B50" w14:textId="462A92D2" w:rsidR="009C53DD" w:rsidRPr="78FC99BA" w:rsidRDefault="009C53DD" w:rsidP="009C53DD">
            <w:pPr>
              <w:pStyle w:val="StyleBodyTextCentered"/>
              <w:jc w:val="center"/>
              <w:rPr>
                <w:ins w:id="14" w:author="PASTORIZA, CARLOS ANTONIO" w:date="2023-06-08T11:10:00Z"/>
                <w:rFonts w:ascii="Verdana" w:hAnsi="Verdana"/>
                <w:lang w:val="es-ES"/>
              </w:rPr>
            </w:pPr>
            <w:ins w:id="15" w:author="PASTORIZA, CARLOS ANTONIO" w:date="2023-06-08T11:12:00Z">
              <w:r>
                <w:rPr>
                  <w:rFonts w:ascii="Verdana" w:hAnsi="Verdana"/>
                  <w:lang w:val="es-ES"/>
                </w:rPr>
                <w:t>0</w:t>
              </w:r>
            </w:ins>
            <w:ins w:id="16" w:author="PASTORIZA, CARLOS ANTONIO" w:date="2023-06-08T11:13:00Z">
              <w:r>
                <w:rPr>
                  <w:rFonts w:ascii="Verdana" w:hAnsi="Verdana"/>
                  <w:lang w:val="es-ES"/>
                </w:rPr>
                <w:t>7</w:t>
              </w:r>
            </w:ins>
            <w:ins w:id="17" w:author="PASTORIZA, CARLOS ANTONIO" w:date="2023-06-08T11:12:00Z">
              <w:r>
                <w:rPr>
                  <w:rFonts w:ascii="Verdana" w:hAnsi="Verdana"/>
                  <w:lang w:val="es-ES"/>
                </w:rPr>
                <w:t>/06/2023</w:t>
              </w:r>
            </w:ins>
          </w:p>
        </w:tc>
        <w:tc>
          <w:tcPr>
            <w:tcW w:w="2067" w:type="pct"/>
            <w:shd w:val="clear" w:color="auto" w:fill="auto"/>
          </w:tcPr>
          <w:p w14:paraId="0620396F" w14:textId="09FD75FC" w:rsidR="009C53DD" w:rsidRPr="78FC99BA" w:rsidRDefault="009C53DD" w:rsidP="009C53DD">
            <w:pPr>
              <w:pStyle w:val="StyleBodyTextCentered"/>
              <w:jc w:val="center"/>
              <w:rPr>
                <w:ins w:id="18" w:author="PASTORIZA, CARLOS ANTONIO" w:date="2023-06-08T11:10:00Z"/>
                <w:rFonts w:ascii="Verdana" w:hAnsi="Verdana"/>
                <w:lang w:val="es-ES"/>
              </w:rPr>
            </w:pPr>
            <w:ins w:id="19" w:author="PASTORIZA, CARLOS ANTONIO" w:date="2023-06-08T11:13:00Z">
              <w:r w:rsidRPr="78FC99BA">
                <w:rPr>
                  <w:rFonts w:ascii="Verdana" w:hAnsi="Verdana"/>
                  <w:lang w:val="es-ES"/>
                </w:rPr>
                <w:t>Actualizado con comentarios</w:t>
              </w:r>
            </w:ins>
            <w:ins w:id="20" w:author="PASTORIZA, CARLOS ANTONIO" w:date="2023-06-08T11:14:00Z">
              <w:r>
                <w:rPr>
                  <w:rFonts w:ascii="Verdana" w:hAnsi="Verdana"/>
                  <w:lang w:val="es-ES"/>
                </w:rPr>
                <w:t xml:space="preserve"> de IT</w:t>
              </w:r>
            </w:ins>
            <w:ins w:id="21" w:author="PASTORIZA, CARLOS ANTONIO" w:date="2023-06-08T11:13:00Z">
              <w:r w:rsidRPr="78FC99BA">
                <w:rPr>
                  <w:rFonts w:ascii="Verdana" w:hAnsi="Verdana"/>
                  <w:lang w:val="es-ES"/>
                </w:rPr>
                <w:t>.</w:t>
              </w:r>
            </w:ins>
          </w:p>
        </w:tc>
        <w:tc>
          <w:tcPr>
            <w:tcW w:w="1390" w:type="pct"/>
            <w:shd w:val="clear" w:color="auto" w:fill="auto"/>
          </w:tcPr>
          <w:p w14:paraId="1D4801BC" w14:textId="3C932028" w:rsidR="009C53DD" w:rsidRPr="78FC99BA" w:rsidRDefault="009C53DD" w:rsidP="009C53DD">
            <w:pPr>
              <w:pStyle w:val="StyleBodyTextCentered"/>
              <w:jc w:val="center"/>
              <w:rPr>
                <w:ins w:id="22" w:author="PASTORIZA, CARLOS ANTONIO" w:date="2023-06-08T11:10:00Z"/>
                <w:rFonts w:ascii="Verdana" w:hAnsi="Verdana"/>
                <w:lang w:val="es-ES"/>
              </w:rPr>
            </w:pPr>
            <w:ins w:id="23" w:author="PASTORIZA, CARLOS ANTONIO" w:date="2023-06-08T11:13:00Z">
              <w:r w:rsidRPr="78FC99BA">
                <w:rPr>
                  <w:rFonts w:ascii="Verdana" w:hAnsi="Verdana"/>
                  <w:lang w:val="es-ES"/>
                </w:rPr>
                <w:t>Francisco Carvajal</w:t>
              </w:r>
            </w:ins>
          </w:p>
        </w:tc>
      </w:tr>
      <w:tr w:rsidR="009C53DD" w:rsidRPr="00F1168D" w14:paraId="574B1318" w14:textId="77777777" w:rsidTr="007304D5">
        <w:tblPrEx>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ExChange w:id="24" w:author="TEVES, LEONARDO ALBERTO" w:date="2023-06-09T11:31:00Z">
            <w:tblPrEx>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Ex>
          </w:tblPrExChange>
        </w:tblPrEx>
        <w:trPr>
          <w:ins w:id="25" w:author="PASTORIZA, CARLOS ANTONIO" w:date="2023-06-08T11:10:00Z"/>
        </w:trPr>
        <w:tc>
          <w:tcPr>
            <w:tcW w:w="667" w:type="pct"/>
            <w:shd w:val="clear" w:color="auto" w:fill="auto"/>
            <w:tcPrChange w:id="26" w:author="TEVES, LEONARDO ALBERTO" w:date="2023-06-09T11:31:00Z">
              <w:tcPr>
                <w:tcW w:w="667" w:type="pct"/>
                <w:tcBorders>
                  <w:bottom w:val="single" w:sz="12" w:space="0" w:color="auto"/>
                </w:tcBorders>
                <w:shd w:val="clear" w:color="auto" w:fill="auto"/>
              </w:tcPr>
            </w:tcPrChange>
          </w:tcPr>
          <w:p w14:paraId="3890B696" w14:textId="1A291AFC" w:rsidR="009C53DD" w:rsidRPr="78FC99BA" w:rsidRDefault="009C53DD" w:rsidP="009C53DD">
            <w:pPr>
              <w:pStyle w:val="StyleBodyTextCentered"/>
              <w:jc w:val="center"/>
              <w:rPr>
                <w:ins w:id="27" w:author="PASTORIZA, CARLOS ANTONIO" w:date="2023-06-08T11:10:00Z"/>
                <w:rFonts w:ascii="Verdana" w:hAnsi="Verdana"/>
                <w:lang w:val="es-ES"/>
              </w:rPr>
            </w:pPr>
            <w:ins w:id="28" w:author="PASTORIZA, CARLOS ANTONIO" w:date="2023-06-08T11:13:00Z">
              <w:r>
                <w:rPr>
                  <w:rFonts w:ascii="Verdana" w:hAnsi="Verdana"/>
                  <w:lang w:val="es-ES"/>
                </w:rPr>
                <w:t>13</w:t>
              </w:r>
            </w:ins>
          </w:p>
        </w:tc>
        <w:tc>
          <w:tcPr>
            <w:tcW w:w="876" w:type="pct"/>
            <w:shd w:val="clear" w:color="auto" w:fill="auto"/>
            <w:tcPrChange w:id="29" w:author="TEVES, LEONARDO ALBERTO" w:date="2023-06-09T11:31:00Z">
              <w:tcPr>
                <w:tcW w:w="876" w:type="pct"/>
                <w:tcBorders>
                  <w:bottom w:val="single" w:sz="12" w:space="0" w:color="auto"/>
                </w:tcBorders>
                <w:shd w:val="clear" w:color="auto" w:fill="auto"/>
              </w:tcPr>
            </w:tcPrChange>
          </w:tcPr>
          <w:p w14:paraId="22B96DD6" w14:textId="721C593F" w:rsidR="009C53DD" w:rsidRPr="78FC99BA" w:rsidRDefault="009C53DD" w:rsidP="009C53DD">
            <w:pPr>
              <w:pStyle w:val="StyleBodyTextCentered"/>
              <w:jc w:val="center"/>
              <w:rPr>
                <w:ins w:id="30" w:author="PASTORIZA, CARLOS ANTONIO" w:date="2023-06-08T11:10:00Z"/>
                <w:rFonts w:ascii="Verdana" w:hAnsi="Verdana"/>
                <w:lang w:val="es-ES"/>
              </w:rPr>
            </w:pPr>
            <w:ins w:id="31" w:author="PASTORIZA, CARLOS ANTONIO" w:date="2023-06-08T11:13:00Z">
              <w:r>
                <w:rPr>
                  <w:rFonts w:ascii="Verdana" w:hAnsi="Verdana"/>
                  <w:lang w:val="es-ES"/>
                </w:rPr>
                <w:t>08/06/2023</w:t>
              </w:r>
            </w:ins>
          </w:p>
        </w:tc>
        <w:tc>
          <w:tcPr>
            <w:tcW w:w="2067" w:type="pct"/>
            <w:shd w:val="clear" w:color="auto" w:fill="auto"/>
            <w:tcPrChange w:id="32" w:author="TEVES, LEONARDO ALBERTO" w:date="2023-06-09T11:31:00Z">
              <w:tcPr>
                <w:tcW w:w="2067" w:type="pct"/>
                <w:tcBorders>
                  <w:bottom w:val="single" w:sz="12" w:space="0" w:color="auto"/>
                </w:tcBorders>
                <w:shd w:val="clear" w:color="auto" w:fill="auto"/>
              </w:tcPr>
            </w:tcPrChange>
          </w:tcPr>
          <w:p w14:paraId="3EB78050" w14:textId="4498C351" w:rsidR="009C53DD" w:rsidRPr="78FC99BA" w:rsidRDefault="009C53DD" w:rsidP="009C53DD">
            <w:pPr>
              <w:pStyle w:val="StyleBodyTextCentered"/>
              <w:jc w:val="center"/>
              <w:rPr>
                <w:ins w:id="33" w:author="PASTORIZA, CARLOS ANTONIO" w:date="2023-06-08T11:10:00Z"/>
                <w:rFonts w:ascii="Verdana" w:hAnsi="Verdana"/>
                <w:lang w:val="es-ES"/>
              </w:rPr>
            </w:pPr>
            <w:ins w:id="34" w:author="PASTORIZA, CARLOS ANTONIO" w:date="2023-06-08T11:13:00Z">
              <w:r>
                <w:rPr>
                  <w:rFonts w:ascii="Verdana" w:hAnsi="Verdana"/>
                  <w:lang w:val="es-ES"/>
                </w:rPr>
                <w:t>Pre Aprobado funcional YPF</w:t>
              </w:r>
            </w:ins>
          </w:p>
        </w:tc>
        <w:tc>
          <w:tcPr>
            <w:tcW w:w="1390" w:type="pct"/>
            <w:shd w:val="clear" w:color="auto" w:fill="auto"/>
            <w:tcPrChange w:id="35" w:author="TEVES, LEONARDO ALBERTO" w:date="2023-06-09T11:31:00Z">
              <w:tcPr>
                <w:tcW w:w="1390" w:type="pct"/>
                <w:tcBorders>
                  <w:bottom w:val="single" w:sz="12" w:space="0" w:color="auto"/>
                </w:tcBorders>
                <w:shd w:val="clear" w:color="auto" w:fill="auto"/>
              </w:tcPr>
            </w:tcPrChange>
          </w:tcPr>
          <w:p w14:paraId="20C2412D" w14:textId="3389D6F7" w:rsidR="009C53DD" w:rsidRPr="78FC99BA" w:rsidRDefault="009C53DD" w:rsidP="009C53DD">
            <w:pPr>
              <w:pStyle w:val="StyleBodyTextCentered"/>
              <w:jc w:val="center"/>
              <w:rPr>
                <w:ins w:id="36" w:author="PASTORIZA, CARLOS ANTONIO" w:date="2023-06-08T11:10:00Z"/>
                <w:rFonts w:ascii="Verdana" w:hAnsi="Verdana"/>
                <w:lang w:val="es-ES"/>
              </w:rPr>
            </w:pPr>
            <w:ins w:id="37" w:author="PASTORIZA, CARLOS ANTONIO" w:date="2023-06-08T11:13:00Z">
              <w:r>
                <w:rPr>
                  <w:rFonts w:ascii="Verdana" w:hAnsi="Verdana"/>
                  <w:lang w:val="es-ES"/>
                </w:rPr>
                <w:t>Pastoriza Carlos</w:t>
              </w:r>
            </w:ins>
          </w:p>
        </w:tc>
      </w:tr>
      <w:tr w:rsidR="007304D5" w:rsidRPr="00F1168D" w14:paraId="27E922CD" w14:textId="77777777" w:rsidTr="0079194D">
        <w:trPr>
          <w:ins w:id="38" w:author="TEVES, LEONARDO ALBERTO" w:date="2023-06-09T11:31:00Z"/>
        </w:trPr>
        <w:tc>
          <w:tcPr>
            <w:tcW w:w="667" w:type="pct"/>
            <w:tcBorders>
              <w:bottom w:val="single" w:sz="12" w:space="0" w:color="auto"/>
            </w:tcBorders>
            <w:shd w:val="clear" w:color="auto" w:fill="auto"/>
          </w:tcPr>
          <w:p w14:paraId="3D72ECD2" w14:textId="3E778785" w:rsidR="007304D5" w:rsidRDefault="007304D5" w:rsidP="009C53DD">
            <w:pPr>
              <w:pStyle w:val="StyleBodyTextCentered"/>
              <w:jc w:val="center"/>
              <w:rPr>
                <w:ins w:id="39" w:author="TEVES, LEONARDO ALBERTO" w:date="2023-06-09T11:31:00Z"/>
                <w:rFonts w:ascii="Verdana" w:hAnsi="Verdana"/>
                <w:lang w:val="es-ES"/>
              </w:rPr>
            </w:pPr>
            <w:ins w:id="40" w:author="TEVES, LEONARDO ALBERTO" w:date="2023-06-09T11:31:00Z">
              <w:r>
                <w:rPr>
                  <w:rFonts w:ascii="Verdana" w:hAnsi="Verdana"/>
                  <w:lang w:val="es-ES"/>
                </w:rPr>
                <w:t>14</w:t>
              </w:r>
            </w:ins>
          </w:p>
        </w:tc>
        <w:tc>
          <w:tcPr>
            <w:tcW w:w="876" w:type="pct"/>
            <w:tcBorders>
              <w:bottom w:val="single" w:sz="12" w:space="0" w:color="auto"/>
            </w:tcBorders>
            <w:shd w:val="clear" w:color="auto" w:fill="auto"/>
          </w:tcPr>
          <w:p w14:paraId="7CF40582" w14:textId="586DE82C" w:rsidR="007304D5" w:rsidRDefault="006E3A17" w:rsidP="009C53DD">
            <w:pPr>
              <w:pStyle w:val="StyleBodyTextCentered"/>
              <w:jc w:val="center"/>
              <w:rPr>
                <w:ins w:id="41" w:author="TEVES, LEONARDO ALBERTO" w:date="2023-06-09T11:31:00Z"/>
                <w:rFonts w:ascii="Verdana" w:hAnsi="Verdana"/>
                <w:lang w:val="es-ES"/>
              </w:rPr>
            </w:pPr>
            <w:ins w:id="42" w:author="TEVES, LEONARDO ALBERTO" w:date="2023-06-09T11:31:00Z">
              <w:r>
                <w:rPr>
                  <w:rFonts w:ascii="Verdana" w:hAnsi="Verdana"/>
                  <w:lang w:val="es-ES"/>
                </w:rPr>
                <w:t>09/06/2023</w:t>
              </w:r>
            </w:ins>
          </w:p>
        </w:tc>
        <w:tc>
          <w:tcPr>
            <w:tcW w:w="2067" w:type="pct"/>
            <w:tcBorders>
              <w:bottom w:val="single" w:sz="12" w:space="0" w:color="auto"/>
            </w:tcBorders>
            <w:shd w:val="clear" w:color="auto" w:fill="auto"/>
          </w:tcPr>
          <w:p w14:paraId="38844889" w14:textId="53D86F4A" w:rsidR="007304D5" w:rsidRDefault="00E905BB" w:rsidP="009C53DD">
            <w:pPr>
              <w:pStyle w:val="StyleBodyTextCentered"/>
              <w:jc w:val="center"/>
              <w:rPr>
                <w:ins w:id="43" w:author="TEVES, LEONARDO ALBERTO" w:date="2023-06-09T11:31:00Z"/>
                <w:rFonts w:ascii="Verdana" w:hAnsi="Verdana"/>
                <w:lang w:val="es-ES"/>
              </w:rPr>
            </w:pPr>
            <w:ins w:id="44" w:author="TEVES, LEONARDO ALBERTO" w:date="2023-06-09T12:27:00Z">
              <w:r>
                <w:rPr>
                  <w:rFonts w:ascii="Verdana" w:hAnsi="Verdana"/>
                  <w:lang w:val="es-ES"/>
                </w:rPr>
                <w:t xml:space="preserve">Pre </w:t>
              </w:r>
            </w:ins>
            <w:ins w:id="45" w:author="TEVES, LEONARDO ALBERTO" w:date="2023-06-09T11:31:00Z">
              <w:r w:rsidR="006E3A17">
                <w:rPr>
                  <w:rFonts w:ascii="Verdana" w:hAnsi="Verdana"/>
                  <w:lang w:val="es-ES"/>
                </w:rPr>
                <w:t>Aprobado TI</w:t>
              </w:r>
            </w:ins>
          </w:p>
        </w:tc>
        <w:tc>
          <w:tcPr>
            <w:tcW w:w="1390" w:type="pct"/>
            <w:tcBorders>
              <w:bottom w:val="single" w:sz="12" w:space="0" w:color="auto"/>
            </w:tcBorders>
            <w:shd w:val="clear" w:color="auto" w:fill="auto"/>
          </w:tcPr>
          <w:p w14:paraId="45DF706F" w14:textId="606A56C6" w:rsidR="007304D5" w:rsidRDefault="006E3A17" w:rsidP="009C53DD">
            <w:pPr>
              <w:pStyle w:val="StyleBodyTextCentered"/>
              <w:jc w:val="center"/>
              <w:rPr>
                <w:ins w:id="46" w:author="TEVES, LEONARDO ALBERTO" w:date="2023-06-09T11:31:00Z"/>
                <w:rFonts w:ascii="Verdana" w:hAnsi="Verdana"/>
                <w:lang w:val="es-ES"/>
              </w:rPr>
            </w:pPr>
            <w:ins w:id="47" w:author="TEVES, LEONARDO ALBERTO" w:date="2023-06-09T11:31:00Z">
              <w:r>
                <w:rPr>
                  <w:rFonts w:ascii="Verdana" w:hAnsi="Verdana"/>
                  <w:lang w:val="es-ES"/>
                </w:rPr>
                <w:t>Leonardo Teves</w:t>
              </w:r>
            </w:ins>
          </w:p>
        </w:tc>
      </w:tr>
    </w:tbl>
    <w:p w14:paraId="2EA62EA6" w14:textId="77777777" w:rsidR="00B4372F" w:rsidRDefault="00B4372F" w:rsidP="00B4372F"/>
    <w:p w14:paraId="38585180" w14:textId="77777777" w:rsidR="00B4372F" w:rsidRDefault="00B4372F" w:rsidP="00B4372F">
      <w:pPr>
        <w:pStyle w:val="TtuloMEGA"/>
        <w:rPr>
          <w:rFonts w:ascii="Verdana" w:hAnsi="Verdana"/>
          <w:smallCaps w:val="0"/>
          <w:color w:val="auto"/>
          <w:sz w:val="28"/>
          <w:szCs w:val="28"/>
        </w:rPr>
      </w:pPr>
    </w:p>
    <w:p w14:paraId="2F3B6202" w14:textId="77777777" w:rsidR="00D7117B" w:rsidRDefault="00D7117B" w:rsidP="000619EC">
      <w:pPr>
        <w:pStyle w:val="TtuloMEGA"/>
        <w:numPr>
          <w:ilvl w:val="0"/>
          <w:numId w:val="25"/>
        </w:numPr>
        <w:rPr>
          <w:rFonts w:ascii="Verdana" w:hAnsi="Verdana"/>
          <w:smallCaps w:val="0"/>
          <w:color w:val="auto"/>
          <w:sz w:val="28"/>
          <w:szCs w:val="28"/>
        </w:rPr>
      </w:pPr>
      <w:bookmarkStart w:id="48" w:name="_Toc123208184"/>
      <w:r>
        <w:rPr>
          <w:rFonts w:ascii="Verdana" w:hAnsi="Verdana"/>
          <w:smallCaps w:val="0"/>
          <w:color w:val="auto"/>
          <w:sz w:val="28"/>
          <w:szCs w:val="28"/>
        </w:rPr>
        <w:t>Visión General</w:t>
      </w:r>
      <w:bookmarkEnd w:id="48"/>
    </w:p>
    <w:p w14:paraId="142BBDA5" w14:textId="5ECDA7CA" w:rsidR="00D7117B" w:rsidRDefault="00D7117B" w:rsidP="000619EC">
      <w:pPr>
        <w:pStyle w:val="TtuloMEGA"/>
        <w:numPr>
          <w:ilvl w:val="1"/>
          <w:numId w:val="25"/>
        </w:numPr>
        <w:rPr>
          <w:rFonts w:ascii="Verdana" w:hAnsi="Verdana"/>
          <w:smallCaps w:val="0"/>
          <w:color w:val="auto"/>
          <w:sz w:val="28"/>
          <w:szCs w:val="28"/>
        </w:rPr>
      </w:pPr>
      <w:r>
        <w:rPr>
          <w:rFonts w:ascii="Verdana" w:hAnsi="Verdana"/>
          <w:smallCaps w:val="0"/>
          <w:color w:val="auto"/>
          <w:sz w:val="28"/>
          <w:szCs w:val="28"/>
        </w:rPr>
        <w:t xml:space="preserve"> </w:t>
      </w:r>
      <w:bookmarkStart w:id="49" w:name="_Toc123208185"/>
      <w:commentRangeStart w:id="50"/>
      <w:r>
        <w:rPr>
          <w:rFonts w:ascii="Verdana" w:hAnsi="Verdana"/>
          <w:smallCaps w:val="0"/>
          <w:color w:val="auto"/>
          <w:sz w:val="28"/>
          <w:szCs w:val="28"/>
        </w:rPr>
        <w:t>Descripción Breve</w:t>
      </w:r>
      <w:bookmarkEnd w:id="49"/>
      <w:commentRangeEnd w:id="50"/>
      <w:r w:rsidR="00CD591C">
        <w:rPr>
          <w:rStyle w:val="CommentReference"/>
          <w:rFonts w:asciiTheme="minorHAnsi" w:eastAsiaTheme="minorHAnsi" w:hAnsiTheme="minorHAnsi" w:cstheme="minorBidi"/>
          <w:b w:val="0"/>
          <w:smallCaps w:val="0"/>
          <w:color w:val="auto"/>
        </w:rPr>
        <w:commentReference w:id="50"/>
      </w:r>
    </w:p>
    <w:p w14:paraId="12AAD23E" w14:textId="3E50508B" w:rsidR="005771FE" w:rsidRDefault="005771FE" w:rsidP="005771FE"/>
    <w:p w14:paraId="3C52D1AD" w14:textId="040E2E6C" w:rsidR="005771FE" w:rsidRDefault="00D155A4" w:rsidP="00D5211D">
      <w:r>
        <w:t xml:space="preserve">Solicitan la creación de una transacción Z que sirva para </w:t>
      </w:r>
      <w:r w:rsidRPr="00D155A4">
        <w:t>automatización de carga</w:t>
      </w:r>
      <w:r w:rsidR="0007352E">
        <w:t xml:space="preserve"> y descarga</w:t>
      </w:r>
      <w:r w:rsidRPr="00D155A4">
        <w:t xml:space="preserve"> de </w:t>
      </w:r>
      <w:proofErr w:type="gramStart"/>
      <w:r w:rsidRPr="00D155A4">
        <w:t>tickets</w:t>
      </w:r>
      <w:proofErr w:type="gramEnd"/>
      <w:r w:rsidRPr="00D155A4">
        <w:t xml:space="preserve"> en trenes de </w:t>
      </w:r>
      <w:r w:rsidR="0F9CED30">
        <w:t>carbó</w:t>
      </w:r>
      <w:r w:rsidR="1B5C75BB">
        <w:t>n</w:t>
      </w:r>
      <w:r w:rsidR="6BF17476">
        <w:t xml:space="preserve">, </w:t>
      </w:r>
    </w:p>
    <w:p w14:paraId="029A5051" w14:textId="759D036A" w:rsidR="371CCE68" w:rsidRDefault="371CCE68" w:rsidP="711F1348">
      <w:r w:rsidRPr="711F1348">
        <w:rPr>
          <w:highlight w:val="yellow"/>
        </w:rPr>
        <w:t xml:space="preserve">La nueva </w:t>
      </w:r>
      <w:r w:rsidR="180B926B" w:rsidRPr="711F1348">
        <w:rPr>
          <w:highlight w:val="yellow"/>
        </w:rPr>
        <w:t>aplicación</w:t>
      </w:r>
      <w:r w:rsidRPr="711F1348">
        <w:rPr>
          <w:highlight w:val="yellow"/>
        </w:rPr>
        <w:t xml:space="preserve"> Z realizará </w:t>
      </w:r>
      <w:r w:rsidR="30A8AEF5" w:rsidRPr="711F1348">
        <w:rPr>
          <w:highlight w:val="yellow"/>
        </w:rPr>
        <w:t>la carga</w:t>
      </w:r>
      <w:r w:rsidR="2ABC4289" w:rsidRPr="711F1348">
        <w:rPr>
          <w:highlight w:val="yellow"/>
        </w:rPr>
        <w:t>,</w:t>
      </w:r>
      <w:r w:rsidRPr="711F1348">
        <w:rPr>
          <w:highlight w:val="yellow"/>
        </w:rPr>
        <w:t xml:space="preserve"> descarga </w:t>
      </w:r>
      <w:r w:rsidR="2D1EF97E" w:rsidRPr="711F1348">
        <w:rPr>
          <w:highlight w:val="yellow"/>
        </w:rPr>
        <w:t xml:space="preserve">y </w:t>
      </w:r>
      <w:r w:rsidR="0C134BDD" w:rsidRPr="711F1348">
        <w:rPr>
          <w:highlight w:val="yellow"/>
        </w:rPr>
        <w:t>confirmación masiva</w:t>
      </w:r>
      <w:r w:rsidRPr="711F1348">
        <w:rPr>
          <w:highlight w:val="yellow"/>
        </w:rPr>
        <w:t xml:space="preserve"> de </w:t>
      </w:r>
      <w:proofErr w:type="gramStart"/>
      <w:r w:rsidRPr="711F1348">
        <w:rPr>
          <w:highlight w:val="yellow"/>
        </w:rPr>
        <w:t>tickets</w:t>
      </w:r>
      <w:proofErr w:type="gramEnd"/>
      <w:r w:rsidRPr="711F1348">
        <w:rPr>
          <w:highlight w:val="yellow"/>
        </w:rPr>
        <w:t xml:space="preserve"> emulando </w:t>
      </w:r>
      <w:r w:rsidR="324230A4" w:rsidRPr="711F1348">
        <w:rPr>
          <w:highlight w:val="yellow"/>
        </w:rPr>
        <w:t>l</w:t>
      </w:r>
      <w:commentRangeStart w:id="52"/>
      <w:commentRangeStart w:id="53"/>
      <w:r w:rsidR="3C2E2202">
        <w:t>a transacción estándar de SA</w:t>
      </w:r>
      <w:r w:rsidR="0EBE0EBE">
        <w:t>P</w:t>
      </w:r>
      <w:r w:rsidR="3C2E2202">
        <w:t xml:space="preserve"> O4TEN</w:t>
      </w:r>
      <w:r w:rsidR="2158076D">
        <w:t>, v</w:t>
      </w:r>
      <w:commentRangeEnd w:id="52"/>
      <w:r>
        <w:rPr>
          <w:rStyle w:val="CommentReference"/>
        </w:rPr>
        <w:commentReference w:id="52"/>
      </w:r>
      <w:commentRangeEnd w:id="53"/>
      <w:r>
        <w:rPr>
          <w:rStyle w:val="CommentReference"/>
        </w:rPr>
        <w:commentReference w:id="53"/>
      </w:r>
      <w:r w:rsidR="2158076D">
        <w:t xml:space="preserve">amos a necesitar contar con un archivo de Excel el cual </w:t>
      </w:r>
      <w:r w:rsidR="621D05F8">
        <w:t>llevará</w:t>
      </w:r>
      <w:r w:rsidR="2158076D">
        <w:t xml:space="preserve"> los datos a cargar o descargar.</w:t>
      </w:r>
    </w:p>
    <w:p w14:paraId="6C5C0EAC" w14:textId="7DE58A49" w:rsidR="00D7117B" w:rsidRDefault="00D7117B" w:rsidP="000619EC">
      <w:pPr>
        <w:pStyle w:val="TtuloMEGA"/>
        <w:numPr>
          <w:ilvl w:val="1"/>
          <w:numId w:val="25"/>
        </w:numPr>
        <w:rPr>
          <w:rFonts w:ascii="Verdana" w:hAnsi="Verdana"/>
          <w:smallCaps w:val="0"/>
          <w:color w:val="auto"/>
          <w:sz w:val="28"/>
          <w:szCs w:val="28"/>
        </w:rPr>
      </w:pPr>
      <w:bookmarkStart w:id="55" w:name="_Toc123208186"/>
      <w:r>
        <w:rPr>
          <w:rFonts w:ascii="Verdana" w:hAnsi="Verdana"/>
          <w:smallCaps w:val="0"/>
          <w:color w:val="auto"/>
          <w:sz w:val="28"/>
          <w:szCs w:val="28"/>
        </w:rPr>
        <w:t>Alcance</w:t>
      </w:r>
      <w:bookmarkEnd w:id="55"/>
    </w:p>
    <w:p w14:paraId="5B36619B" w14:textId="13889E9B" w:rsidR="002944C1" w:rsidRDefault="62808269" w:rsidP="00E86BA9">
      <w:commentRangeStart w:id="56"/>
      <w:r>
        <w:t>El</w:t>
      </w:r>
      <w:r w:rsidR="29295CEA">
        <w:t xml:space="preserve"> alcance</w:t>
      </w:r>
      <w:r w:rsidR="51779F82">
        <w:t xml:space="preserve"> </w:t>
      </w:r>
      <w:r w:rsidR="5097993D">
        <w:t xml:space="preserve">corresponde a creación y confirmación masiva de </w:t>
      </w:r>
      <w:proofErr w:type="gramStart"/>
      <w:r w:rsidR="5097993D">
        <w:t>tickets</w:t>
      </w:r>
      <w:proofErr w:type="gramEnd"/>
      <w:r w:rsidR="5097993D">
        <w:t xml:space="preserve">, según el </w:t>
      </w:r>
      <w:proofErr w:type="spellStart"/>
      <w:r w:rsidR="5097993D">
        <w:t>layout</w:t>
      </w:r>
      <w:proofErr w:type="spellEnd"/>
      <w:r w:rsidR="5097993D">
        <w:t xml:space="preserve"> a definir con los campos </w:t>
      </w:r>
      <w:r w:rsidR="4C3BC4EA">
        <w:t>correspondientes.</w:t>
      </w:r>
      <w:commentRangeStart w:id="57"/>
      <w:commentRangeStart w:id="58"/>
    </w:p>
    <w:p w14:paraId="540758A3" w14:textId="6AA2B8E6" w:rsidR="00CC4AE8" w:rsidRPr="00E86BA9" w:rsidRDefault="00CC4AE8" w:rsidP="00E86BA9">
      <w:r>
        <w:t>El tema del mensaje de impresión de vera en el LOG 111</w:t>
      </w:r>
      <w:commentRangeEnd w:id="57"/>
      <w:r>
        <w:rPr>
          <w:rStyle w:val="CommentReference"/>
        </w:rPr>
        <w:commentReference w:id="57"/>
      </w:r>
      <w:commentRangeEnd w:id="58"/>
      <w:r>
        <w:rPr>
          <w:rStyle w:val="CommentReference"/>
        </w:rPr>
        <w:commentReference w:id="58"/>
      </w:r>
      <w:commentRangeEnd w:id="56"/>
      <w:r>
        <w:rPr>
          <w:rStyle w:val="CommentReference"/>
        </w:rPr>
        <w:commentReference w:id="56"/>
      </w:r>
    </w:p>
    <w:p w14:paraId="22ABCC6E" w14:textId="77C4A6EC" w:rsidR="009777B2" w:rsidRDefault="00D7117B" w:rsidP="009777B2">
      <w:pPr>
        <w:pStyle w:val="TtuloMEGA"/>
        <w:numPr>
          <w:ilvl w:val="1"/>
          <w:numId w:val="25"/>
        </w:numPr>
        <w:rPr>
          <w:rFonts w:ascii="Verdana" w:hAnsi="Verdana"/>
          <w:smallCaps w:val="0"/>
          <w:color w:val="auto"/>
          <w:sz w:val="28"/>
          <w:szCs w:val="28"/>
        </w:rPr>
      </w:pPr>
      <w:bookmarkStart w:id="60" w:name="_Toc123208187"/>
      <w:r>
        <w:rPr>
          <w:rFonts w:ascii="Verdana" w:hAnsi="Verdana"/>
          <w:smallCaps w:val="0"/>
          <w:color w:val="auto"/>
          <w:sz w:val="28"/>
          <w:szCs w:val="28"/>
        </w:rPr>
        <w:t>Prerrequisitos</w:t>
      </w:r>
      <w:bookmarkEnd w:id="60"/>
    </w:p>
    <w:p w14:paraId="09B55A5C" w14:textId="6222CB58" w:rsidR="540B6596" w:rsidRDefault="008A347E" w:rsidP="0F241ED1">
      <w:pPr>
        <w:tabs>
          <w:tab w:val="left" w:pos="1422"/>
        </w:tabs>
      </w:pPr>
      <w:r>
        <w:t>Previamente</w:t>
      </w:r>
      <w:commentRangeStart w:id="61"/>
      <w:commentRangeStart w:id="62"/>
      <w:r w:rsidR="540B6596">
        <w:t xml:space="preserve"> tienen que </w:t>
      </w:r>
      <w:r w:rsidR="00472C28">
        <w:t xml:space="preserve">existir </w:t>
      </w:r>
      <w:r w:rsidR="540B6596">
        <w:t>documentos de planificación</w:t>
      </w:r>
      <w:r w:rsidR="3418C3CF">
        <w:t xml:space="preserve"> o nominaciones </w:t>
      </w:r>
      <w:r w:rsidR="540B6596">
        <w:t>creados</w:t>
      </w:r>
      <w:r w:rsidR="392FFCF1">
        <w:t xml:space="preserve"> con </w:t>
      </w:r>
      <w:proofErr w:type="gramStart"/>
      <w:r w:rsidR="392FFCF1">
        <w:t>status</w:t>
      </w:r>
      <w:proofErr w:type="gramEnd"/>
      <w:r w:rsidR="392FFCF1">
        <w:t xml:space="preserve"> “</w:t>
      </w:r>
      <w:commentRangeStart w:id="63"/>
      <w:commentRangeStart w:id="64"/>
      <w:r w:rsidR="392FFCF1">
        <w:t>planificados”</w:t>
      </w:r>
      <w:r w:rsidR="540B6596">
        <w:t xml:space="preserve"> </w:t>
      </w:r>
      <w:ins w:id="65" w:author="CARVAJAL ROMERO, FRANCISCO PABLO (Servicio Externo en YPF)" w:date="2023-06-07T13:23:00Z">
        <w:r w:rsidR="29491F11">
          <w:t xml:space="preserve">y confirmados que se realiza </w:t>
        </w:r>
      </w:ins>
      <w:commentRangeEnd w:id="63"/>
      <w:r w:rsidR="006748C9">
        <w:commentReference w:id="63"/>
      </w:r>
      <w:commentRangeEnd w:id="64"/>
      <w:r>
        <w:commentReference w:id="64"/>
      </w:r>
      <w:r w:rsidR="540B6596">
        <w:t>con la transacción O4NCN dados que los tickets</w:t>
      </w:r>
      <w:r w:rsidR="02EA2763">
        <w:t xml:space="preserve"> a crear con la transacción Z toman los datos de las planificaciones hechas con la transacción antes mencionada</w:t>
      </w:r>
      <w:r w:rsidR="005E070A">
        <w:t>.</w:t>
      </w:r>
      <w:commentRangeEnd w:id="61"/>
      <w:r w:rsidR="540B6596">
        <w:commentReference w:id="61"/>
      </w:r>
      <w:commentRangeEnd w:id="62"/>
      <w:r w:rsidR="540B6596">
        <w:commentReference w:id="62"/>
      </w:r>
    </w:p>
    <w:p w14:paraId="33CE59D3" w14:textId="77777777" w:rsidR="00D7117B" w:rsidRPr="00D7117B" w:rsidRDefault="00D7117B" w:rsidP="000619EC">
      <w:pPr>
        <w:pStyle w:val="TtuloMEGA"/>
        <w:numPr>
          <w:ilvl w:val="0"/>
          <w:numId w:val="25"/>
        </w:numPr>
        <w:rPr>
          <w:rFonts w:ascii="Verdana" w:hAnsi="Verdana"/>
          <w:smallCaps w:val="0"/>
          <w:color w:val="auto"/>
          <w:sz w:val="28"/>
          <w:szCs w:val="28"/>
        </w:rPr>
      </w:pPr>
      <w:bookmarkStart w:id="68" w:name="_Toc123208188"/>
      <w:r>
        <w:rPr>
          <w:rFonts w:ascii="Verdana" w:hAnsi="Verdana"/>
          <w:smallCaps w:val="0"/>
          <w:color w:val="auto"/>
          <w:sz w:val="28"/>
          <w:szCs w:val="28"/>
        </w:rPr>
        <w:lastRenderedPageBreak/>
        <w:t>Diseño Funcional Detallado</w:t>
      </w:r>
      <w:bookmarkEnd w:id="68"/>
    </w:p>
    <w:p w14:paraId="63FA8BB6" w14:textId="1CDB4E83" w:rsidR="5473E546" w:rsidRDefault="00D7117B" w:rsidP="00987B0C">
      <w:pPr>
        <w:pStyle w:val="TtuloMEGA"/>
        <w:numPr>
          <w:ilvl w:val="1"/>
          <w:numId w:val="25"/>
        </w:numPr>
        <w:rPr>
          <w:rFonts w:ascii="Verdana" w:hAnsi="Verdana"/>
          <w:smallCaps w:val="0"/>
          <w:color w:val="auto"/>
          <w:sz w:val="28"/>
          <w:szCs w:val="28"/>
        </w:rPr>
      </w:pPr>
      <w:bookmarkStart w:id="69" w:name="_Toc123208189"/>
      <w:r w:rsidRPr="00B500D1">
        <w:rPr>
          <w:rFonts w:ascii="Verdana" w:hAnsi="Verdana"/>
          <w:smallCaps w:val="0"/>
          <w:color w:val="auto"/>
          <w:sz w:val="28"/>
          <w:szCs w:val="28"/>
        </w:rPr>
        <w:t>Diagrama / flujo del proces</w:t>
      </w:r>
      <w:bookmarkStart w:id="70" w:name="_Toc123208190"/>
      <w:bookmarkEnd w:id="69"/>
      <w:r w:rsidR="007B4EC8">
        <w:rPr>
          <w:rFonts w:ascii="Verdana" w:hAnsi="Verdana"/>
          <w:smallCaps w:val="0"/>
          <w:color w:val="auto"/>
          <w:sz w:val="28"/>
          <w:szCs w:val="28"/>
        </w:rPr>
        <w:t>o</w:t>
      </w:r>
    </w:p>
    <w:p w14:paraId="5EA2AA1D" w14:textId="7556AE24" w:rsidR="00987B0C" w:rsidRDefault="005378D8" w:rsidP="005378D8">
      <w:pPr>
        <w:jc w:val="center"/>
      </w:pPr>
      <w:r>
        <w:rPr>
          <w:noProof/>
        </w:rPr>
        <w:drawing>
          <wp:inline distT="0" distB="0" distL="0" distR="0" wp14:anchorId="7F3B0DCA" wp14:editId="5A90854C">
            <wp:extent cx="4930140" cy="64693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963805" cy="6513556"/>
                    </a:xfrm>
                    <a:prstGeom prst="rect">
                      <a:avLst/>
                    </a:prstGeom>
                  </pic:spPr>
                </pic:pic>
              </a:graphicData>
            </a:graphic>
          </wp:inline>
        </w:drawing>
      </w:r>
    </w:p>
    <w:p w14:paraId="19638CBF" w14:textId="77777777" w:rsidR="00F97FAD" w:rsidRPr="00987B0C" w:rsidRDefault="00F97FAD" w:rsidP="005378D8">
      <w:pPr>
        <w:jc w:val="center"/>
      </w:pPr>
    </w:p>
    <w:p w14:paraId="220B0F0C" w14:textId="0F31D1BB" w:rsidR="6133AB3A" w:rsidRDefault="00EF582F" w:rsidP="00EF582F">
      <w:pPr>
        <w:pStyle w:val="TtuloMEGA"/>
        <w:numPr>
          <w:ilvl w:val="1"/>
          <w:numId w:val="25"/>
        </w:numPr>
        <w:rPr>
          <w:rFonts w:ascii="Verdana" w:hAnsi="Verdana"/>
          <w:smallCaps w:val="0"/>
          <w:color w:val="auto"/>
          <w:sz w:val="28"/>
          <w:szCs w:val="28"/>
        </w:rPr>
      </w:pPr>
      <w:r w:rsidRPr="5473E546">
        <w:rPr>
          <w:rFonts w:ascii="Verdana" w:hAnsi="Verdana"/>
          <w:smallCaps w:val="0"/>
          <w:color w:val="auto"/>
          <w:sz w:val="28"/>
          <w:szCs w:val="28"/>
        </w:rPr>
        <w:t xml:space="preserve">Detalle de fórmulas y cálculos requeridos para </w:t>
      </w:r>
      <w:r w:rsidR="00087599" w:rsidRPr="5473E546">
        <w:rPr>
          <w:rFonts w:ascii="Verdana" w:hAnsi="Verdana"/>
          <w:smallCaps w:val="0"/>
          <w:color w:val="auto"/>
          <w:sz w:val="28"/>
          <w:szCs w:val="28"/>
        </w:rPr>
        <w:t xml:space="preserve">la definición del </w:t>
      </w:r>
      <w:r w:rsidRPr="5473E546">
        <w:rPr>
          <w:rFonts w:ascii="Verdana" w:hAnsi="Verdana"/>
          <w:smallCaps w:val="0"/>
          <w:color w:val="auto"/>
          <w:sz w:val="28"/>
          <w:szCs w:val="28"/>
        </w:rPr>
        <w:t>proceso</w:t>
      </w:r>
      <w:bookmarkEnd w:id="70"/>
    </w:p>
    <w:p w14:paraId="1D4D05A5" w14:textId="0874A370" w:rsidR="00EF582F" w:rsidRDefault="00E2047D" w:rsidP="00EF582F">
      <w:pPr>
        <w:ind w:left="851"/>
        <w:rPr>
          <w:rFonts w:ascii="Verdana" w:hAnsi="Verdana"/>
          <w:color w:val="000000" w:themeColor="text1"/>
          <w:szCs w:val="20"/>
          <w:lang w:val="es-AR"/>
        </w:rPr>
      </w:pPr>
      <w:r>
        <w:rPr>
          <w:rFonts w:ascii="Verdana" w:hAnsi="Verdana"/>
          <w:color w:val="000000" w:themeColor="text1"/>
          <w:szCs w:val="20"/>
          <w:lang w:val="es-AR"/>
        </w:rPr>
        <w:t>N/A</w:t>
      </w:r>
    </w:p>
    <w:p w14:paraId="2EDE4CF4" w14:textId="6DFBC734" w:rsidR="001F416B" w:rsidRDefault="001F416B">
      <w:pPr>
        <w:spacing w:after="160" w:line="259" w:lineRule="auto"/>
        <w:jc w:val="left"/>
        <w:rPr>
          <w:rFonts w:ascii="Verdana" w:hAnsi="Verdana"/>
          <w:color w:val="000000" w:themeColor="text1"/>
          <w:szCs w:val="20"/>
          <w:lang w:val="es-AR"/>
        </w:rPr>
      </w:pPr>
      <w:r>
        <w:rPr>
          <w:rFonts w:ascii="Verdana" w:hAnsi="Verdana"/>
          <w:color w:val="000000" w:themeColor="text1"/>
          <w:szCs w:val="20"/>
          <w:lang w:val="es-AR"/>
        </w:rPr>
        <w:br w:type="page"/>
      </w:r>
    </w:p>
    <w:p w14:paraId="6F160F32" w14:textId="77777777" w:rsidR="00EF582F" w:rsidRDefault="00EF582F" w:rsidP="7EC7B02E">
      <w:pPr>
        <w:rPr>
          <w:rFonts w:ascii="Verdana" w:hAnsi="Verdana"/>
          <w:color w:val="000000" w:themeColor="text1"/>
          <w:szCs w:val="20"/>
          <w:lang w:val="es-AR"/>
        </w:rPr>
      </w:pPr>
    </w:p>
    <w:p w14:paraId="213B0775" w14:textId="77777777" w:rsidR="00F136E7" w:rsidRDefault="00F136E7" w:rsidP="00094E1B">
      <w:pPr>
        <w:pStyle w:val="TtuloMEGA"/>
        <w:numPr>
          <w:ilvl w:val="1"/>
          <w:numId w:val="25"/>
        </w:numPr>
        <w:rPr>
          <w:rFonts w:ascii="Verdana" w:hAnsi="Verdana"/>
          <w:smallCaps w:val="0"/>
          <w:color w:val="auto"/>
          <w:sz w:val="28"/>
          <w:szCs w:val="28"/>
        </w:rPr>
      </w:pPr>
      <w:bookmarkStart w:id="71" w:name="_Toc123208191"/>
      <w:r w:rsidRPr="5473E546">
        <w:rPr>
          <w:rFonts w:ascii="Verdana" w:hAnsi="Verdana"/>
          <w:smallCaps w:val="0"/>
          <w:color w:val="auto"/>
          <w:sz w:val="28"/>
          <w:szCs w:val="28"/>
        </w:rPr>
        <w:t>Objetos de diccionario</w:t>
      </w:r>
      <w:bookmarkEnd w:id="71"/>
    </w:p>
    <w:p w14:paraId="33FBE60B" w14:textId="6A38E07B" w:rsidR="009B7028" w:rsidRDefault="00D7117B" w:rsidP="009B7028">
      <w:pPr>
        <w:pStyle w:val="TtuloMEGA"/>
        <w:numPr>
          <w:ilvl w:val="1"/>
          <w:numId w:val="26"/>
        </w:numPr>
        <w:rPr>
          <w:rFonts w:ascii="Verdana" w:hAnsi="Verdana"/>
          <w:smallCaps w:val="0"/>
          <w:color w:val="auto"/>
          <w:sz w:val="28"/>
          <w:szCs w:val="28"/>
        </w:rPr>
      </w:pPr>
      <w:bookmarkStart w:id="72" w:name="_Toc123208192"/>
      <w:r>
        <w:rPr>
          <w:rFonts w:ascii="Verdana" w:hAnsi="Verdana"/>
          <w:smallCaps w:val="0"/>
          <w:color w:val="auto"/>
          <w:sz w:val="28"/>
          <w:szCs w:val="28"/>
        </w:rPr>
        <w:t>Reporte</w:t>
      </w:r>
      <w:bookmarkEnd w:id="72"/>
    </w:p>
    <w:p w14:paraId="6D5584BA" w14:textId="7E40C96A" w:rsidR="00B10074" w:rsidRDefault="7C097498" w:rsidP="00B64F8F">
      <w:r>
        <w:t xml:space="preserve">Se propone generar una </w:t>
      </w:r>
      <w:r w:rsidR="03210771">
        <w:t xml:space="preserve">Transacción </w:t>
      </w:r>
      <w:commentRangeStart w:id="73"/>
      <w:commentRangeStart w:id="74"/>
      <w:r w:rsidR="03210771">
        <w:t>ZO4TEN_</w:t>
      </w:r>
      <w:proofErr w:type="gramStart"/>
      <w:r w:rsidR="15008D40">
        <w:t>Tickets</w:t>
      </w:r>
      <w:proofErr w:type="gramEnd"/>
      <w:r w:rsidR="15008D40">
        <w:t>_Masivos.</w:t>
      </w:r>
      <w:commentRangeEnd w:id="73"/>
      <w:r w:rsidR="005474A7">
        <w:rPr>
          <w:rStyle w:val="CommentReference"/>
        </w:rPr>
        <w:commentReference w:id="73"/>
      </w:r>
      <w:commentRangeEnd w:id="74"/>
      <w:r w:rsidR="005474A7">
        <w:rPr>
          <w:rStyle w:val="CommentReference"/>
        </w:rPr>
        <w:commentReference w:id="74"/>
      </w:r>
    </w:p>
    <w:p w14:paraId="167731AD" w14:textId="7DE05C38" w:rsidR="00B10074" w:rsidRDefault="005474A7" w:rsidP="00B64F8F">
      <w:pPr>
        <w:rPr>
          <w:rStyle w:val="ui-provider"/>
        </w:rPr>
      </w:pPr>
      <w:r>
        <w:t>Vamos a necesitar contar con un archivo de Excel con las siguientes 6 columnas</w:t>
      </w:r>
      <w:r w:rsidR="00D92E1D">
        <w:t>.</w:t>
      </w:r>
    </w:p>
    <w:p w14:paraId="1FE0B3BB" w14:textId="1605430C" w:rsidR="005943B1" w:rsidRDefault="005943B1" w:rsidP="00B64F8F">
      <w:pPr>
        <w:rPr>
          <w:rStyle w:val="ui-provider"/>
        </w:rPr>
      </w:pPr>
      <w:r>
        <w:rPr>
          <w:rStyle w:val="ui-provider"/>
        </w:rPr>
        <w:t>Lista de las columnas a necesitar:</w:t>
      </w:r>
    </w:p>
    <w:p w14:paraId="36A5FA2A" w14:textId="4367040E" w:rsidR="00E47AE4" w:rsidRDefault="00E47AE4" w:rsidP="00E47AE4">
      <w:pPr>
        <w:spacing w:after="0" w:line="240" w:lineRule="auto"/>
        <w:rPr>
          <w:rFonts w:ascii="Calibri" w:eastAsia="Times New Roman" w:hAnsi="Calibri" w:cs="Calibri"/>
          <w:b/>
          <w:bCs/>
          <w:color w:val="000000"/>
          <w:sz w:val="22"/>
          <w:lang w:val="es-AR" w:eastAsia="es-AR"/>
        </w:rPr>
      </w:pPr>
      <w:r w:rsidRPr="4D8E34D9">
        <w:rPr>
          <w:rFonts w:ascii="Calibri" w:eastAsia="Times New Roman" w:hAnsi="Calibri" w:cs="Calibri"/>
          <w:b/>
          <w:color w:val="000000" w:themeColor="text1"/>
          <w:sz w:val="22"/>
          <w:lang w:val="es-AR" w:eastAsia="es-AR"/>
        </w:rPr>
        <w:t xml:space="preserve">1 </w:t>
      </w:r>
      <w:commentRangeStart w:id="76"/>
      <w:commentRangeStart w:id="77"/>
      <w:proofErr w:type="spellStart"/>
      <w:r w:rsidRPr="4D8E34D9">
        <w:rPr>
          <w:rFonts w:ascii="Calibri" w:eastAsia="Times New Roman" w:hAnsi="Calibri" w:cs="Calibri"/>
          <w:b/>
          <w:color w:val="000000" w:themeColor="text1"/>
          <w:sz w:val="22"/>
          <w:lang w:val="es-AR" w:eastAsia="es-AR"/>
        </w:rPr>
        <w:t>NúmExtFich</w:t>
      </w:r>
      <w:proofErr w:type="spellEnd"/>
      <w:r w:rsidRPr="4D8E34D9">
        <w:rPr>
          <w:rFonts w:ascii="Calibri" w:eastAsia="Times New Roman" w:hAnsi="Calibri" w:cs="Calibri"/>
          <w:b/>
          <w:color w:val="000000" w:themeColor="text1"/>
          <w:sz w:val="22"/>
          <w:lang w:val="es-AR" w:eastAsia="es-AR"/>
        </w:rPr>
        <w:t xml:space="preserve">: </w:t>
      </w:r>
      <w:r w:rsidR="73E93051" w:rsidRPr="4D8E34D9">
        <w:rPr>
          <w:rFonts w:ascii="Calibri" w:eastAsia="Times New Roman" w:hAnsi="Calibri" w:cs="Calibri"/>
          <w:b/>
          <w:bCs/>
          <w:color w:val="000000" w:themeColor="text1"/>
          <w:sz w:val="22"/>
          <w:lang w:val="es-AR" w:eastAsia="es-AR"/>
        </w:rPr>
        <w:t xml:space="preserve"> </w:t>
      </w:r>
      <w:commentRangeEnd w:id="76"/>
      <w:r>
        <w:rPr>
          <w:rStyle w:val="CommentReference"/>
        </w:rPr>
        <w:commentReference w:id="76"/>
      </w:r>
      <w:commentRangeEnd w:id="77"/>
      <w:r>
        <w:rPr>
          <w:rStyle w:val="CommentReference"/>
        </w:rPr>
        <w:commentReference w:id="77"/>
      </w:r>
    </w:p>
    <w:p w14:paraId="64B8A27B" w14:textId="3204EBBB" w:rsidR="00E47AE4" w:rsidRDefault="00E47AE4" w:rsidP="00E47AE4">
      <w:pPr>
        <w:spacing w:after="0" w:line="240" w:lineRule="auto"/>
        <w:rPr>
          <w:rFonts w:ascii="Calibri" w:eastAsia="Times New Roman" w:hAnsi="Calibri" w:cs="Calibri"/>
          <w:b/>
          <w:bCs/>
          <w:color w:val="000000"/>
          <w:sz w:val="22"/>
          <w:lang w:val="es-AR" w:eastAsia="es-AR"/>
        </w:rPr>
      </w:pPr>
      <w:r>
        <w:rPr>
          <w:rFonts w:ascii="Calibri" w:eastAsia="Times New Roman" w:hAnsi="Calibri" w:cs="Calibri"/>
          <w:b/>
          <w:bCs/>
          <w:color w:val="000000"/>
          <w:sz w:val="22"/>
          <w:lang w:val="es-AR" w:eastAsia="es-AR"/>
        </w:rPr>
        <w:t xml:space="preserve">2 </w:t>
      </w:r>
      <w:proofErr w:type="spellStart"/>
      <w:r w:rsidRPr="00E47AE4">
        <w:rPr>
          <w:rFonts w:ascii="Calibri" w:eastAsia="Times New Roman" w:hAnsi="Calibri" w:cs="Calibri"/>
          <w:b/>
          <w:bCs/>
          <w:color w:val="000000"/>
          <w:sz w:val="22"/>
          <w:lang w:val="es-AR" w:eastAsia="es-AR"/>
        </w:rPr>
        <w:t>Nº</w:t>
      </w:r>
      <w:proofErr w:type="spellEnd"/>
      <w:r w:rsidRPr="00E47AE4">
        <w:rPr>
          <w:rFonts w:ascii="Calibri" w:eastAsia="Times New Roman" w:hAnsi="Calibri" w:cs="Calibri"/>
          <w:b/>
          <w:bCs/>
          <w:color w:val="000000"/>
          <w:sz w:val="22"/>
          <w:lang w:val="es-AR" w:eastAsia="es-AR"/>
        </w:rPr>
        <w:t xml:space="preserve"> </w:t>
      </w:r>
      <w:proofErr w:type="spellStart"/>
      <w:proofErr w:type="gramStart"/>
      <w:r w:rsidRPr="00E47AE4">
        <w:rPr>
          <w:rFonts w:ascii="Calibri" w:eastAsia="Times New Roman" w:hAnsi="Calibri" w:cs="Calibri"/>
          <w:b/>
          <w:bCs/>
          <w:color w:val="000000"/>
          <w:sz w:val="22"/>
          <w:lang w:val="es-AR" w:eastAsia="es-AR"/>
        </w:rPr>
        <w:t>doc.planif</w:t>
      </w:r>
      <w:proofErr w:type="spellEnd"/>
      <w:proofErr w:type="gramEnd"/>
      <w:r w:rsidRPr="00E47AE4">
        <w:rPr>
          <w:rFonts w:ascii="Calibri" w:eastAsia="Times New Roman" w:hAnsi="Calibri" w:cs="Calibri"/>
          <w:b/>
          <w:bCs/>
          <w:color w:val="000000"/>
          <w:sz w:val="22"/>
          <w:lang w:val="es-AR" w:eastAsia="es-AR"/>
        </w:rPr>
        <w:t>.</w:t>
      </w:r>
      <w:r>
        <w:rPr>
          <w:rFonts w:ascii="Calibri" w:eastAsia="Times New Roman" w:hAnsi="Calibri" w:cs="Calibri"/>
          <w:b/>
          <w:bCs/>
          <w:color w:val="000000"/>
          <w:sz w:val="22"/>
          <w:lang w:val="es-AR" w:eastAsia="es-AR"/>
        </w:rPr>
        <w:t>:</w:t>
      </w:r>
    </w:p>
    <w:p w14:paraId="314FEDDF" w14:textId="43AD43CE" w:rsidR="00E47AE4" w:rsidRDefault="00E47AE4" w:rsidP="00E47AE4">
      <w:pPr>
        <w:spacing w:after="0" w:line="240" w:lineRule="auto"/>
        <w:rPr>
          <w:rFonts w:ascii="Calibri" w:eastAsia="Times New Roman" w:hAnsi="Calibri" w:cs="Calibri"/>
          <w:b/>
          <w:bCs/>
          <w:color w:val="000000"/>
          <w:sz w:val="22"/>
          <w:lang w:val="es-AR" w:eastAsia="es-AR"/>
        </w:rPr>
      </w:pPr>
      <w:r>
        <w:rPr>
          <w:rFonts w:ascii="Calibri" w:eastAsia="Times New Roman" w:hAnsi="Calibri" w:cs="Calibri"/>
          <w:b/>
          <w:bCs/>
          <w:color w:val="000000"/>
          <w:sz w:val="22"/>
          <w:lang w:val="es-AR" w:eastAsia="es-AR"/>
        </w:rPr>
        <w:t xml:space="preserve">3 </w:t>
      </w:r>
      <w:proofErr w:type="spellStart"/>
      <w:r w:rsidRPr="00E47AE4">
        <w:rPr>
          <w:rFonts w:ascii="Calibri" w:eastAsia="Times New Roman" w:hAnsi="Calibri" w:cs="Calibri"/>
          <w:b/>
          <w:bCs/>
          <w:color w:val="000000"/>
          <w:sz w:val="22"/>
          <w:lang w:val="es-AR" w:eastAsia="es-AR"/>
        </w:rPr>
        <w:t>PosClvDocPl</w:t>
      </w:r>
      <w:proofErr w:type="spellEnd"/>
      <w:r>
        <w:rPr>
          <w:rFonts w:ascii="Calibri" w:eastAsia="Times New Roman" w:hAnsi="Calibri" w:cs="Calibri"/>
          <w:b/>
          <w:bCs/>
          <w:color w:val="000000"/>
          <w:sz w:val="22"/>
          <w:lang w:val="es-AR" w:eastAsia="es-AR"/>
        </w:rPr>
        <w:t>:</w:t>
      </w:r>
    </w:p>
    <w:p w14:paraId="3202D40A" w14:textId="56695149" w:rsidR="00E47AE4" w:rsidRDefault="00E47AE4" w:rsidP="00E47AE4">
      <w:pPr>
        <w:spacing w:after="0" w:line="240" w:lineRule="auto"/>
        <w:rPr>
          <w:rFonts w:ascii="Calibri" w:eastAsia="Times New Roman" w:hAnsi="Calibri" w:cs="Calibri"/>
          <w:b/>
          <w:bCs/>
          <w:color w:val="000000"/>
          <w:sz w:val="22"/>
          <w:lang w:val="es-AR" w:eastAsia="es-AR"/>
        </w:rPr>
      </w:pPr>
      <w:r w:rsidRPr="7AFFD49A">
        <w:rPr>
          <w:rFonts w:ascii="Calibri" w:eastAsia="Times New Roman" w:hAnsi="Calibri" w:cs="Calibri"/>
          <w:b/>
          <w:color w:val="000000" w:themeColor="text1"/>
          <w:sz w:val="22"/>
          <w:lang w:val="es-AR" w:eastAsia="es-AR"/>
        </w:rPr>
        <w:t xml:space="preserve">4 </w:t>
      </w:r>
      <w:commentRangeStart w:id="79"/>
      <w:commentRangeStart w:id="80"/>
      <w:proofErr w:type="gramStart"/>
      <w:r w:rsidRPr="7AFFD49A">
        <w:rPr>
          <w:rFonts w:ascii="Calibri" w:eastAsia="Times New Roman" w:hAnsi="Calibri" w:cs="Calibri"/>
          <w:b/>
          <w:color w:val="000000" w:themeColor="text1"/>
          <w:sz w:val="22"/>
          <w:lang w:val="es-AR" w:eastAsia="es-AR"/>
        </w:rPr>
        <w:t>Cantidad</w:t>
      </w:r>
      <w:proofErr w:type="gramEnd"/>
      <w:r w:rsidRPr="7AFFD49A">
        <w:rPr>
          <w:rFonts w:ascii="Calibri" w:eastAsia="Times New Roman" w:hAnsi="Calibri" w:cs="Calibri"/>
          <w:b/>
          <w:color w:val="000000" w:themeColor="text1"/>
          <w:sz w:val="22"/>
          <w:lang w:val="es-AR" w:eastAsia="es-AR"/>
        </w:rPr>
        <w:t xml:space="preserve"> </w:t>
      </w:r>
      <w:r w:rsidR="425483BE" w:rsidRPr="7AFFD49A">
        <w:rPr>
          <w:rFonts w:ascii="Calibri" w:eastAsia="Times New Roman" w:hAnsi="Calibri" w:cs="Calibri"/>
          <w:b/>
          <w:bCs/>
          <w:color w:val="000000" w:themeColor="text1"/>
          <w:sz w:val="22"/>
          <w:lang w:val="es-AR" w:eastAsia="es-AR"/>
        </w:rPr>
        <w:t>Neta</w:t>
      </w:r>
      <w:r w:rsidRPr="7AFFD49A">
        <w:rPr>
          <w:rFonts w:ascii="Calibri" w:eastAsia="Times New Roman" w:hAnsi="Calibri" w:cs="Calibri"/>
          <w:b/>
          <w:color w:val="000000" w:themeColor="text1"/>
          <w:sz w:val="22"/>
          <w:lang w:val="es-AR" w:eastAsia="es-AR"/>
        </w:rPr>
        <w:t>:</w:t>
      </w:r>
      <w:commentRangeEnd w:id="79"/>
      <w:r w:rsidR="008F3CAA">
        <w:rPr>
          <w:rStyle w:val="CommentReference"/>
        </w:rPr>
        <w:commentReference w:id="79"/>
      </w:r>
      <w:commentRangeEnd w:id="80"/>
      <w:r>
        <w:rPr>
          <w:rStyle w:val="CommentReference"/>
        </w:rPr>
        <w:commentReference w:id="80"/>
      </w:r>
    </w:p>
    <w:p w14:paraId="3081630B" w14:textId="73FAE17F" w:rsidR="00E47AE4" w:rsidRDefault="00E47AE4" w:rsidP="00E47AE4">
      <w:pPr>
        <w:spacing w:after="0" w:line="240" w:lineRule="auto"/>
        <w:rPr>
          <w:rFonts w:ascii="Calibri" w:eastAsia="Times New Roman" w:hAnsi="Calibri" w:cs="Calibri"/>
          <w:b/>
          <w:bCs/>
          <w:color w:val="000000"/>
          <w:sz w:val="22"/>
          <w:lang w:val="es-AR" w:eastAsia="es-AR"/>
        </w:rPr>
      </w:pPr>
      <w:r>
        <w:rPr>
          <w:rFonts w:ascii="Calibri" w:eastAsia="Times New Roman" w:hAnsi="Calibri" w:cs="Calibri"/>
          <w:b/>
          <w:bCs/>
          <w:color w:val="000000"/>
          <w:sz w:val="22"/>
          <w:lang w:val="es-AR" w:eastAsia="es-AR"/>
        </w:rPr>
        <w:t xml:space="preserve">5 </w:t>
      </w:r>
      <w:proofErr w:type="gramStart"/>
      <w:r w:rsidRPr="00E47AE4">
        <w:rPr>
          <w:rFonts w:ascii="Calibri" w:eastAsia="Times New Roman" w:hAnsi="Calibri" w:cs="Calibri"/>
          <w:b/>
          <w:bCs/>
          <w:color w:val="000000"/>
          <w:sz w:val="22"/>
          <w:lang w:val="es-AR" w:eastAsia="es-AR"/>
        </w:rPr>
        <w:t>Fecha</w:t>
      </w:r>
      <w:proofErr w:type="gramEnd"/>
      <w:r w:rsidRPr="00E47AE4">
        <w:rPr>
          <w:rFonts w:ascii="Calibri" w:eastAsia="Times New Roman" w:hAnsi="Calibri" w:cs="Calibri"/>
          <w:b/>
          <w:bCs/>
          <w:color w:val="000000"/>
          <w:sz w:val="22"/>
          <w:lang w:val="es-AR" w:eastAsia="es-AR"/>
        </w:rPr>
        <w:t xml:space="preserve"> Final</w:t>
      </w:r>
      <w:r>
        <w:rPr>
          <w:rFonts w:ascii="Calibri" w:eastAsia="Times New Roman" w:hAnsi="Calibri" w:cs="Calibri"/>
          <w:b/>
          <w:bCs/>
          <w:color w:val="000000"/>
          <w:sz w:val="22"/>
          <w:lang w:val="es-AR" w:eastAsia="es-AR"/>
        </w:rPr>
        <w:t>:</w:t>
      </w:r>
    </w:p>
    <w:p w14:paraId="7AA9B6A6" w14:textId="0E54BF18" w:rsidR="00E47AE4" w:rsidRDefault="00E47AE4" w:rsidP="00E47AE4">
      <w:pPr>
        <w:spacing w:after="0" w:line="240" w:lineRule="auto"/>
        <w:rPr>
          <w:rFonts w:ascii="Calibri" w:eastAsia="Times New Roman" w:hAnsi="Calibri" w:cs="Calibri"/>
          <w:b/>
          <w:bCs/>
          <w:color w:val="000000"/>
          <w:sz w:val="22"/>
          <w:lang w:val="es-AR" w:eastAsia="es-AR"/>
        </w:rPr>
      </w:pPr>
      <w:r>
        <w:rPr>
          <w:rFonts w:ascii="Calibri" w:eastAsia="Times New Roman" w:hAnsi="Calibri" w:cs="Calibri"/>
          <w:b/>
          <w:bCs/>
          <w:color w:val="000000"/>
          <w:sz w:val="22"/>
          <w:lang w:val="es-AR" w:eastAsia="es-AR"/>
        </w:rPr>
        <w:t xml:space="preserve">6 </w:t>
      </w:r>
      <w:proofErr w:type="gramStart"/>
      <w:r w:rsidRPr="00E47AE4">
        <w:rPr>
          <w:rFonts w:ascii="Calibri" w:eastAsia="Times New Roman" w:hAnsi="Calibri" w:cs="Calibri"/>
          <w:b/>
          <w:bCs/>
          <w:color w:val="000000"/>
          <w:sz w:val="22"/>
          <w:lang w:val="es-AR" w:eastAsia="es-AR"/>
        </w:rPr>
        <w:t>Patente</w:t>
      </w:r>
      <w:proofErr w:type="gramEnd"/>
      <w:r w:rsidRPr="00E47AE4">
        <w:rPr>
          <w:rFonts w:ascii="Calibri" w:eastAsia="Times New Roman" w:hAnsi="Calibri" w:cs="Calibri"/>
          <w:b/>
          <w:bCs/>
          <w:color w:val="000000"/>
          <w:sz w:val="22"/>
          <w:lang w:val="es-AR" w:eastAsia="es-AR"/>
        </w:rPr>
        <w:t xml:space="preserve"> del </w:t>
      </w:r>
      <w:r w:rsidR="0086235E" w:rsidRPr="00E47AE4">
        <w:rPr>
          <w:rFonts w:ascii="Calibri" w:eastAsia="Times New Roman" w:hAnsi="Calibri" w:cs="Calibri"/>
          <w:b/>
          <w:bCs/>
          <w:color w:val="000000"/>
          <w:sz w:val="22"/>
          <w:lang w:val="es-AR" w:eastAsia="es-AR"/>
        </w:rPr>
        <w:t>Vagón</w:t>
      </w:r>
      <w:r>
        <w:rPr>
          <w:rFonts w:ascii="Calibri" w:eastAsia="Times New Roman" w:hAnsi="Calibri" w:cs="Calibri"/>
          <w:b/>
          <w:bCs/>
          <w:color w:val="000000"/>
          <w:sz w:val="22"/>
          <w:lang w:val="es-AR" w:eastAsia="es-AR"/>
        </w:rPr>
        <w:t>:</w:t>
      </w:r>
    </w:p>
    <w:p w14:paraId="56A8BE75" w14:textId="248C36BD" w:rsidR="00E47AE4" w:rsidRDefault="00E47AE4" w:rsidP="00E47AE4">
      <w:pPr>
        <w:spacing w:after="0" w:line="240" w:lineRule="auto"/>
        <w:rPr>
          <w:rFonts w:ascii="Calibri" w:eastAsia="Times New Roman" w:hAnsi="Calibri" w:cs="Calibri"/>
          <w:b/>
          <w:bCs/>
          <w:color w:val="000000"/>
          <w:sz w:val="22"/>
          <w:lang w:val="es-AR" w:eastAsia="es-AR"/>
        </w:rPr>
      </w:pPr>
    </w:p>
    <w:p w14:paraId="5A3EB4F2" w14:textId="6870D0EB" w:rsidR="00E47AE4" w:rsidRDefault="700426BD" w:rsidP="00E47AE4">
      <w:pPr>
        <w:spacing w:after="0" w:line="240" w:lineRule="auto"/>
      </w:pPr>
      <w:r>
        <w:rPr>
          <w:noProof/>
        </w:rPr>
        <w:drawing>
          <wp:inline distT="0" distB="0" distL="0" distR="0" wp14:anchorId="463FFD75" wp14:editId="342F0639">
            <wp:extent cx="6248400" cy="628650"/>
            <wp:effectExtent l="0" t="0" r="0" b="0"/>
            <wp:docPr id="1016837842" name="Picture 101683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8400" cy="628650"/>
                    </a:xfrm>
                    <a:prstGeom prst="rect">
                      <a:avLst/>
                    </a:prstGeom>
                  </pic:spPr>
                </pic:pic>
              </a:graphicData>
            </a:graphic>
          </wp:inline>
        </w:drawing>
      </w:r>
    </w:p>
    <w:p w14:paraId="43563DB5" w14:textId="5E8A2CEE" w:rsidR="00D92E1D" w:rsidRDefault="00D92E1D" w:rsidP="00E47AE4">
      <w:pPr>
        <w:spacing w:after="0" w:line="240" w:lineRule="auto"/>
        <w:rPr>
          <w:rFonts w:ascii="Calibri" w:eastAsia="Times New Roman" w:hAnsi="Calibri" w:cs="Calibri"/>
          <w:b/>
          <w:bCs/>
          <w:color w:val="000000"/>
          <w:sz w:val="22"/>
          <w:lang w:val="es-AR" w:eastAsia="es-AR"/>
        </w:rPr>
      </w:pPr>
    </w:p>
    <w:p w14:paraId="79C6B335" w14:textId="29697760" w:rsidR="637838A2" w:rsidRDefault="637838A2" w:rsidP="7AFFD49A">
      <w:pPr>
        <w:spacing w:after="0" w:line="240" w:lineRule="auto"/>
        <w:rPr>
          <w:rFonts w:ascii="Calibri" w:eastAsia="Times New Roman" w:hAnsi="Calibri" w:cs="Calibri"/>
          <w:color w:val="000000" w:themeColor="text1"/>
          <w:sz w:val="22"/>
          <w:lang w:val="es-AR" w:eastAsia="es-AR"/>
        </w:rPr>
      </w:pPr>
      <w:r w:rsidRPr="7AFFD49A">
        <w:rPr>
          <w:rFonts w:ascii="Calibri" w:eastAsia="Times New Roman" w:hAnsi="Calibri" w:cs="Calibri"/>
          <w:color w:val="000000" w:themeColor="text1"/>
          <w:sz w:val="22"/>
          <w:lang w:val="es-AR" w:eastAsia="es-AR"/>
        </w:rPr>
        <w:t xml:space="preserve">Con respecto al campo </w:t>
      </w:r>
      <w:proofErr w:type="spellStart"/>
      <w:r w:rsidRPr="7AFFD49A">
        <w:rPr>
          <w:rFonts w:ascii="Calibri" w:eastAsia="Times New Roman" w:hAnsi="Calibri" w:cs="Calibri"/>
          <w:b/>
          <w:bCs/>
          <w:color w:val="000000" w:themeColor="text1"/>
          <w:sz w:val="22"/>
          <w:lang w:val="es-AR" w:eastAsia="es-AR"/>
        </w:rPr>
        <w:t>NúmExtFich</w:t>
      </w:r>
      <w:proofErr w:type="spellEnd"/>
      <w:r w:rsidRPr="7AFFD49A">
        <w:rPr>
          <w:rFonts w:ascii="Calibri" w:eastAsia="Times New Roman" w:hAnsi="Calibri" w:cs="Calibri"/>
          <w:b/>
          <w:bCs/>
          <w:color w:val="000000" w:themeColor="text1"/>
          <w:sz w:val="22"/>
          <w:lang w:val="es-AR" w:eastAsia="es-AR"/>
        </w:rPr>
        <w:t xml:space="preserve"> </w:t>
      </w:r>
      <w:r w:rsidR="0410067B" w:rsidRPr="7AFFD49A">
        <w:rPr>
          <w:rFonts w:ascii="Calibri" w:eastAsia="Times New Roman" w:hAnsi="Calibri" w:cs="Calibri"/>
          <w:color w:val="000000" w:themeColor="text1"/>
          <w:sz w:val="22"/>
          <w:lang w:val="es-AR" w:eastAsia="es-AR"/>
        </w:rPr>
        <w:t xml:space="preserve">este campo es de carga opcional. Si no se completara, el sistema igualmente por </w:t>
      </w:r>
      <w:r w:rsidR="0084D56C" w:rsidRPr="7AFFD49A">
        <w:rPr>
          <w:rFonts w:ascii="Calibri" w:eastAsia="Times New Roman" w:hAnsi="Calibri" w:cs="Calibri"/>
          <w:color w:val="000000" w:themeColor="text1"/>
          <w:sz w:val="22"/>
          <w:lang w:val="es-AR" w:eastAsia="es-AR"/>
        </w:rPr>
        <w:t>standard</w:t>
      </w:r>
      <w:r w:rsidR="0410067B" w:rsidRPr="7AFFD49A">
        <w:rPr>
          <w:rFonts w:ascii="Calibri" w:eastAsia="Times New Roman" w:hAnsi="Calibri" w:cs="Calibri"/>
          <w:color w:val="000000" w:themeColor="text1"/>
          <w:sz w:val="22"/>
          <w:lang w:val="es-AR" w:eastAsia="es-AR"/>
        </w:rPr>
        <w:t xml:space="preserve"> va a generar el </w:t>
      </w:r>
      <w:proofErr w:type="gramStart"/>
      <w:r w:rsidR="0410067B" w:rsidRPr="7AFFD49A">
        <w:rPr>
          <w:rFonts w:ascii="Calibri" w:eastAsia="Times New Roman" w:hAnsi="Calibri" w:cs="Calibri"/>
          <w:color w:val="000000" w:themeColor="text1"/>
          <w:sz w:val="22"/>
          <w:lang w:val="es-AR" w:eastAsia="es-AR"/>
        </w:rPr>
        <w:t>ticket</w:t>
      </w:r>
      <w:proofErr w:type="gramEnd"/>
      <w:r w:rsidR="0410067B" w:rsidRPr="7AFFD49A">
        <w:rPr>
          <w:rFonts w:ascii="Calibri" w:eastAsia="Times New Roman" w:hAnsi="Calibri" w:cs="Calibri"/>
          <w:color w:val="000000" w:themeColor="text1"/>
          <w:sz w:val="22"/>
          <w:lang w:val="es-AR" w:eastAsia="es-AR"/>
        </w:rPr>
        <w:t xml:space="preserve"> sin este dato.</w:t>
      </w:r>
    </w:p>
    <w:p w14:paraId="4BFF9C24" w14:textId="417B2D6C" w:rsidR="0410067B" w:rsidRDefault="0410067B" w:rsidP="7AFFD49A">
      <w:pPr>
        <w:spacing w:after="0" w:line="240" w:lineRule="auto"/>
        <w:rPr>
          <w:rFonts w:ascii="Calibri" w:eastAsia="Times New Roman" w:hAnsi="Calibri" w:cs="Calibri"/>
          <w:color w:val="000000" w:themeColor="text1"/>
          <w:sz w:val="22"/>
          <w:lang w:val="es-AR" w:eastAsia="es-AR"/>
        </w:rPr>
      </w:pPr>
      <w:r w:rsidRPr="7AFFD49A">
        <w:rPr>
          <w:rFonts w:ascii="Calibri" w:eastAsia="Times New Roman" w:hAnsi="Calibri" w:cs="Calibri"/>
          <w:color w:val="000000" w:themeColor="text1"/>
          <w:sz w:val="22"/>
          <w:lang w:val="es-AR" w:eastAsia="es-AR"/>
        </w:rPr>
        <w:t>Por otr</w:t>
      </w:r>
      <w:r w:rsidR="407CC740" w:rsidRPr="7AFFD49A">
        <w:rPr>
          <w:rFonts w:ascii="Calibri" w:eastAsia="Times New Roman" w:hAnsi="Calibri" w:cs="Calibri"/>
          <w:color w:val="000000" w:themeColor="text1"/>
          <w:sz w:val="22"/>
          <w:lang w:val="es-AR" w:eastAsia="es-AR"/>
        </w:rPr>
        <w:t>o</w:t>
      </w:r>
      <w:r w:rsidRPr="7AFFD49A">
        <w:rPr>
          <w:rFonts w:ascii="Calibri" w:eastAsia="Times New Roman" w:hAnsi="Calibri" w:cs="Calibri"/>
          <w:color w:val="000000" w:themeColor="text1"/>
          <w:sz w:val="22"/>
          <w:lang w:val="es-AR" w:eastAsia="es-AR"/>
        </w:rPr>
        <w:t xml:space="preserve"> </w:t>
      </w:r>
      <w:r w:rsidR="443D9A75" w:rsidRPr="7AFFD49A">
        <w:rPr>
          <w:rFonts w:ascii="Calibri" w:eastAsia="Times New Roman" w:hAnsi="Calibri" w:cs="Calibri"/>
          <w:color w:val="000000" w:themeColor="text1"/>
          <w:sz w:val="22"/>
          <w:lang w:val="es-AR" w:eastAsia="es-AR"/>
        </w:rPr>
        <w:t>lado,</w:t>
      </w:r>
      <w:r w:rsidRPr="7AFFD49A">
        <w:rPr>
          <w:rFonts w:ascii="Calibri" w:eastAsia="Times New Roman" w:hAnsi="Calibri" w:cs="Calibri"/>
          <w:color w:val="000000" w:themeColor="text1"/>
          <w:sz w:val="22"/>
          <w:lang w:val="es-AR" w:eastAsia="es-AR"/>
        </w:rPr>
        <w:t xml:space="preserve"> el programa convierta en </w:t>
      </w:r>
      <w:r w:rsidR="549707B9" w:rsidRPr="7AFFD49A">
        <w:rPr>
          <w:rFonts w:ascii="Calibri" w:eastAsia="Times New Roman" w:hAnsi="Calibri" w:cs="Calibri"/>
          <w:color w:val="000000" w:themeColor="text1"/>
          <w:sz w:val="22"/>
          <w:lang w:val="es-AR" w:eastAsia="es-AR"/>
        </w:rPr>
        <w:t>mayúsculas</w:t>
      </w:r>
      <w:r w:rsidRPr="7AFFD49A">
        <w:rPr>
          <w:rFonts w:ascii="Calibri" w:eastAsia="Times New Roman" w:hAnsi="Calibri" w:cs="Calibri"/>
          <w:color w:val="000000" w:themeColor="text1"/>
          <w:sz w:val="22"/>
          <w:lang w:val="es-AR" w:eastAsia="es-AR"/>
        </w:rPr>
        <w:t xml:space="preserve"> este dato </w:t>
      </w:r>
      <w:r w:rsidR="690CC63E" w:rsidRPr="7AFFD49A">
        <w:rPr>
          <w:rFonts w:ascii="Calibri" w:eastAsia="Times New Roman" w:hAnsi="Calibri" w:cs="Calibri"/>
          <w:color w:val="000000" w:themeColor="text1"/>
          <w:sz w:val="22"/>
          <w:lang w:val="es-AR" w:eastAsia="es-AR"/>
        </w:rPr>
        <w:t>alfanumérico</w:t>
      </w:r>
      <w:r w:rsidRPr="7AFFD49A">
        <w:rPr>
          <w:rFonts w:ascii="Calibri" w:eastAsia="Times New Roman" w:hAnsi="Calibri" w:cs="Calibri"/>
          <w:color w:val="000000" w:themeColor="text1"/>
          <w:sz w:val="22"/>
          <w:lang w:val="es-AR" w:eastAsia="es-AR"/>
        </w:rPr>
        <w:t xml:space="preserve"> (en F1 nos encontramos con dificultades si este texto no estaba en </w:t>
      </w:r>
      <w:r w:rsidR="40E2FA08" w:rsidRPr="7AFFD49A">
        <w:rPr>
          <w:rFonts w:ascii="Calibri" w:eastAsia="Times New Roman" w:hAnsi="Calibri" w:cs="Calibri"/>
          <w:color w:val="000000" w:themeColor="text1"/>
          <w:sz w:val="22"/>
          <w:lang w:val="es-AR" w:eastAsia="es-AR"/>
        </w:rPr>
        <w:t>mayúscula</w:t>
      </w:r>
      <w:r w:rsidRPr="7AFFD49A">
        <w:rPr>
          <w:rFonts w:ascii="Calibri" w:eastAsia="Times New Roman" w:hAnsi="Calibri" w:cs="Calibri"/>
          <w:color w:val="000000" w:themeColor="text1"/>
          <w:sz w:val="22"/>
          <w:lang w:val="es-AR" w:eastAsia="es-AR"/>
        </w:rPr>
        <w:t>).</w:t>
      </w:r>
    </w:p>
    <w:p w14:paraId="000823BB" w14:textId="253F0993" w:rsidR="7AFFD49A" w:rsidRDefault="7AFFD49A" w:rsidP="7AFFD49A">
      <w:pPr>
        <w:spacing w:after="0" w:line="240" w:lineRule="auto"/>
        <w:rPr>
          <w:rFonts w:ascii="Calibri" w:eastAsia="Times New Roman" w:hAnsi="Calibri" w:cs="Calibri"/>
          <w:b/>
          <w:bCs/>
          <w:color w:val="000000" w:themeColor="text1"/>
          <w:sz w:val="22"/>
          <w:lang w:val="es-AR" w:eastAsia="es-AR"/>
        </w:rPr>
      </w:pPr>
    </w:p>
    <w:p w14:paraId="54BCAD95" w14:textId="29BEADCD" w:rsidR="00D92E1D" w:rsidRDefault="00D92E1D" w:rsidP="00E47AE4">
      <w:pPr>
        <w:spacing w:after="0" w:line="240" w:lineRule="auto"/>
      </w:pPr>
      <w:r>
        <w:t xml:space="preserve">En base a la lectura de la información que se obtiene del archivo, se realizaran </w:t>
      </w:r>
      <w:r w:rsidR="032E2CFE">
        <w:t>la</w:t>
      </w:r>
      <w:r w:rsidR="5F75D0A9">
        <w:t>s</w:t>
      </w:r>
      <w:r>
        <w:t xml:space="preserve"> validaciones necesarias para informar al usuario el resultado del proceso; considerando de encontrarse algún error no procesara la información.</w:t>
      </w:r>
    </w:p>
    <w:p w14:paraId="77574119" w14:textId="69694235" w:rsidR="00D92E1D" w:rsidRDefault="00D92E1D" w:rsidP="00E47AE4">
      <w:pPr>
        <w:spacing w:after="0" w:line="240" w:lineRule="auto"/>
      </w:pPr>
    </w:p>
    <w:p w14:paraId="4517BC3B" w14:textId="268BDFFC" w:rsidR="005474A7" w:rsidRDefault="00780BB4" w:rsidP="00B64F8F">
      <w:r>
        <w:t>Cada un</w:t>
      </w:r>
      <w:r w:rsidR="007149B5">
        <w:t xml:space="preserve">a de estas columnas al momento de ser cagadas deben tener </w:t>
      </w:r>
      <w:r w:rsidR="00A06908">
        <w:t>validaciones mínimas</w:t>
      </w:r>
      <w:r w:rsidR="007149B5">
        <w:t xml:space="preserve"> pero necesarias</w:t>
      </w:r>
    </w:p>
    <w:p w14:paraId="57BFA7F6" w14:textId="77777777" w:rsidR="007149B5" w:rsidRDefault="007149B5" w:rsidP="00B64F8F">
      <w:commentRangeStart w:id="82"/>
      <w:commentRangeStart w:id="83"/>
      <w:r>
        <w:t>Ejemplos</w:t>
      </w:r>
      <w:commentRangeEnd w:id="82"/>
      <w:r>
        <w:rPr>
          <w:rStyle w:val="CommentReference"/>
        </w:rPr>
        <w:commentReference w:id="82"/>
      </w:r>
      <w:commentRangeEnd w:id="83"/>
      <w:r>
        <w:rPr>
          <w:rStyle w:val="CommentReference"/>
        </w:rPr>
        <w:commentReference w:id="83"/>
      </w:r>
      <w:r>
        <w:t xml:space="preserve">: </w:t>
      </w:r>
    </w:p>
    <w:p w14:paraId="57F42B94" w14:textId="65AAEE0B" w:rsidR="1351D41C" w:rsidRDefault="007149B5" w:rsidP="7AFFD49A">
      <w:r>
        <w:t xml:space="preserve">1 </w:t>
      </w:r>
      <w:r w:rsidR="5962DBC5">
        <w:t>como</w:t>
      </w:r>
      <w:r w:rsidR="1351D41C">
        <w:t xml:space="preserve"> </w:t>
      </w:r>
      <w:r w:rsidR="189B561A">
        <w:t>validación</w:t>
      </w:r>
      <w:r w:rsidR="1351D41C">
        <w:t xml:space="preserve"> previa, si ya fue utilizado </w:t>
      </w:r>
      <w:r w:rsidR="4DD40B7E">
        <w:t>algún</w:t>
      </w:r>
      <w:r w:rsidR="1351D41C">
        <w:t xml:space="preserve"> nombre de </w:t>
      </w:r>
      <w:proofErr w:type="gramStart"/>
      <w:r w:rsidR="1351D41C">
        <w:t>ticket</w:t>
      </w:r>
      <w:proofErr w:type="gramEnd"/>
      <w:r w:rsidR="1351D41C">
        <w:t xml:space="preserve"> previamente. Campo "</w:t>
      </w:r>
      <w:proofErr w:type="spellStart"/>
      <w:r w:rsidR="1351D41C">
        <w:t>NumExtFich</w:t>
      </w:r>
      <w:proofErr w:type="spellEnd"/>
      <w:r w:rsidR="1351D41C">
        <w:t>"</w:t>
      </w:r>
      <w:r w:rsidR="3B9F0747">
        <w:t xml:space="preserve"> no permitir el uso.</w:t>
      </w:r>
    </w:p>
    <w:p w14:paraId="351C940A" w14:textId="5296CC39" w:rsidR="007149B5" w:rsidRDefault="1351D41C" w:rsidP="00B64F8F">
      <w:r>
        <w:t>2</w:t>
      </w:r>
      <w:r w:rsidR="6270BC29">
        <w:t xml:space="preserve"> </w:t>
      </w:r>
      <w:r w:rsidR="731DC41A">
        <w:t>que</w:t>
      </w:r>
      <w:r w:rsidR="007149B5">
        <w:t xml:space="preserve"> el campo fecha tenga un formato correcto de fechas</w:t>
      </w:r>
      <w:r w:rsidR="00183728">
        <w:t>.</w:t>
      </w:r>
    </w:p>
    <w:p w14:paraId="3E719CA5" w14:textId="2A931C8E" w:rsidR="007149B5" w:rsidRDefault="6120D6FA" w:rsidP="00B64F8F">
      <w:r>
        <w:t>3</w:t>
      </w:r>
      <w:r w:rsidR="6270BC29">
        <w:t xml:space="preserve"> </w:t>
      </w:r>
      <w:r w:rsidR="409148ED">
        <w:t>q</w:t>
      </w:r>
      <w:commentRangeStart w:id="85"/>
      <w:r w:rsidR="74F95B0D">
        <w:t>ue</w:t>
      </w:r>
      <w:commentRangeStart w:id="86"/>
      <w:r w:rsidR="007149B5">
        <w:t xml:space="preserve"> la Cantidad Real no puede ser superior a los valores cargados en la </w:t>
      </w:r>
      <w:r w:rsidR="00450869">
        <w:t>planificación,</w:t>
      </w:r>
      <w:r w:rsidR="00115589">
        <w:t xml:space="preserve"> dado que el total es el valor del tren y los vagones </w:t>
      </w:r>
      <w:proofErr w:type="gramStart"/>
      <w:r w:rsidR="00115589">
        <w:t>tienen que tener</w:t>
      </w:r>
      <w:proofErr w:type="gramEnd"/>
      <w:r w:rsidR="00115589">
        <w:t xml:space="preserve"> un valor menor</w:t>
      </w:r>
      <w:r w:rsidR="4D0530FD">
        <w:t>, ejemplo, (la</w:t>
      </w:r>
      <w:commentRangeEnd w:id="86"/>
      <w:r w:rsidR="007149B5">
        <w:rPr>
          <w:rStyle w:val="CommentReference"/>
        </w:rPr>
        <w:commentReference w:id="86"/>
      </w:r>
      <w:commentRangeEnd w:id="85"/>
      <w:r w:rsidR="007149B5">
        <w:rPr>
          <w:rStyle w:val="CommentReference"/>
        </w:rPr>
        <w:commentReference w:id="85"/>
      </w:r>
      <w:r w:rsidR="4D0530FD">
        <w:t xml:space="preserve"> cantidad total de vagones deber ser igual o menor que la cantidad planificada en la nominación)</w:t>
      </w:r>
    </w:p>
    <w:p w14:paraId="5CA87F2E" w14:textId="441DDA64" w:rsidR="007149B5" w:rsidRDefault="5006C84F" w:rsidP="00B64F8F">
      <w:r>
        <w:t>4</w:t>
      </w:r>
      <w:r w:rsidR="6270BC29">
        <w:t xml:space="preserve"> </w:t>
      </w:r>
      <w:r w:rsidR="48BF1C39">
        <w:t>q</w:t>
      </w:r>
      <w:r w:rsidR="6270BC29">
        <w:t>ue</w:t>
      </w:r>
      <w:r w:rsidR="007149B5">
        <w:t xml:space="preserve"> el número de planificación y posición sean </w:t>
      </w:r>
      <w:r w:rsidR="00A06908">
        <w:t>válidos</w:t>
      </w:r>
      <w:r w:rsidR="00AD1DA8">
        <w:t xml:space="preserve">, dado que la posición a elegir va a determinar si es una carga (Origen) o descarga (Destino) de vagones. </w:t>
      </w:r>
    </w:p>
    <w:p w14:paraId="4280260F" w14:textId="727F1E72" w:rsidR="00115589" w:rsidRDefault="5A125168" w:rsidP="00B64F8F">
      <w:r>
        <w:t>5</w:t>
      </w:r>
      <w:r w:rsidR="4C0936FF">
        <w:t xml:space="preserve"> </w:t>
      </w:r>
      <w:r w:rsidR="232D302F">
        <w:t>que</w:t>
      </w:r>
      <w:r w:rsidR="00115589">
        <w:t xml:space="preserve"> e</w:t>
      </w:r>
      <w:r w:rsidR="0003616A">
        <w:t xml:space="preserve">l texto sea obligatorio, dado que </w:t>
      </w:r>
      <w:r w:rsidR="000E3FA9">
        <w:t xml:space="preserve">son los datos de </w:t>
      </w:r>
      <w:r w:rsidR="0003616A">
        <w:t>las patentes de los vagones</w:t>
      </w:r>
      <w:r w:rsidR="000E3FA9">
        <w:t xml:space="preserve"> que se cargaran.</w:t>
      </w:r>
    </w:p>
    <w:p w14:paraId="3AEE8C2F" w14:textId="77777777" w:rsidR="002D7F3F" w:rsidRDefault="002D7F3F" w:rsidP="002D7F3F">
      <w:r>
        <w:t xml:space="preserve">Una vez que se carga el archivo de Excel, que se vea una pantalla ALV y </w:t>
      </w:r>
      <w:r>
        <w:tab/>
        <w:t xml:space="preserve">que se vea lo cargado en el Excel y si hay algún error lo informe, para que lo puedan corregir el usuario, dado que no se podrá ejecutar la creación de </w:t>
      </w:r>
      <w:proofErr w:type="gramStart"/>
      <w:r>
        <w:t>tickets</w:t>
      </w:r>
      <w:proofErr w:type="gramEnd"/>
      <w:r>
        <w:t xml:space="preserve"> con datos incorrectos.</w:t>
      </w:r>
    </w:p>
    <w:p w14:paraId="2685D3E5" w14:textId="2FC3A35E" w:rsidR="0003616A" w:rsidRDefault="0003616A" w:rsidP="00B64F8F">
      <w:r>
        <w:t>A modo de ejemplo la pantalla de carga puede tener este formato, que se ve en la imagen de abajo</w:t>
      </w:r>
    </w:p>
    <w:p w14:paraId="66D4FA6B" w14:textId="23509442" w:rsidR="0003616A" w:rsidRDefault="0003616A" w:rsidP="00B64F8F">
      <w:r>
        <w:rPr>
          <w:noProof/>
        </w:rPr>
        <w:lastRenderedPageBreak/>
        <w:drawing>
          <wp:inline distT="0" distB="0" distL="0" distR="0" wp14:anchorId="6680380C" wp14:editId="7164CE5F">
            <wp:extent cx="6115050" cy="3193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3193415"/>
                    </a:xfrm>
                    <a:prstGeom prst="rect">
                      <a:avLst/>
                    </a:prstGeom>
                  </pic:spPr>
                </pic:pic>
              </a:graphicData>
            </a:graphic>
          </wp:inline>
        </w:drawing>
      </w:r>
    </w:p>
    <w:p w14:paraId="5B1CA0A9" w14:textId="3EEED3E7" w:rsidR="007E062D" w:rsidRDefault="007E062D" w:rsidP="00B64F8F">
      <w:commentRangeStart w:id="88"/>
      <w:commentRangeStart w:id="89"/>
      <w:r>
        <w:t xml:space="preserve">En la siguiente pantalla </w:t>
      </w:r>
      <w:r w:rsidR="003D4E2B">
        <w:t>sería</w:t>
      </w:r>
      <w:r>
        <w:t xml:space="preserve"> el ejemplo de </w:t>
      </w:r>
      <w:r w:rsidR="003D4E2B">
        <w:t>cómo</w:t>
      </w:r>
      <w:r>
        <w:t xml:space="preserve"> puede </w:t>
      </w:r>
      <w:r w:rsidR="002A1090">
        <w:t>mostrar</w:t>
      </w:r>
      <w:r>
        <w:t xml:space="preserve"> el resultado de las validaciones del archivo, dejando en amarillo o verde si están OK y en rojo si </w:t>
      </w:r>
      <w:r w:rsidR="002A1090">
        <w:t>hubiera</w:t>
      </w:r>
      <w:r>
        <w:t xml:space="preserve"> </w:t>
      </w:r>
      <w:r w:rsidR="00287DC9">
        <w:t>algún</w:t>
      </w:r>
      <w:r>
        <w:t xml:space="preserve"> error.</w:t>
      </w:r>
      <w:commentRangeEnd w:id="88"/>
      <w:r>
        <w:rPr>
          <w:rStyle w:val="CommentReference"/>
        </w:rPr>
        <w:commentReference w:id="88"/>
      </w:r>
      <w:commentRangeEnd w:id="89"/>
      <w:r>
        <w:rPr>
          <w:rStyle w:val="CommentReference"/>
        </w:rPr>
        <w:commentReference w:id="89"/>
      </w:r>
    </w:p>
    <w:p w14:paraId="389D3913" w14:textId="63F09B2C" w:rsidR="3FA3098E" w:rsidRDefault="3FA3098E" w:rsidP="7AFFD49A">
      <w:r>
        <w:t>Por otro lado, los mismos errores se transferirán al ALV</w:t>
      </w:r>
    </w:p>
    <w:p w14:paraId="2F4667E0" w14:textId="490FE106" w:rsidR="007E062D" w:rsidRDefault="007E062D" w:rsidP="00B64F8F">
      <w:r>
        <w:rPr>
          <w:noProof/>
        </w:rPr>
        <w:drawing>
          <wp:inline distT="0" distB="0" distL="0" distR="0" wp14:anchorId="6922E525" wp14:editId="18F48260">
            <wp:extent cx="6115050" cy="3624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3624580"/>
                    </a:xfrm>
                    <a:prstGeom prst="rect">
                      <a:avLst/>
                    </a:prstGeom>
                  </pic:spPr>
                </pic:pic>
              </a:graphicData>
            </a:graphic>
          </wp:inline>
        </w:drawing>
      </w:r>
    </w:p>
    <w:p w14:paraId="01387A7A" w14:textId="60257D57" w:rsidR="008700B2" w:rsidRDefault="008700B2" w:rsidP="00B64F8F">
      <w:r>
        <w:t xml:space="preserve">En la pantalla siguiente se ve el </w:t>
      </w:r>
      <w:r w:rsidR="4BA9954B">
        <w:t>AL</w:t>
      </w:r>
      <w:r w:rsidR="050BD187">
        <w:t>V</w:t>
      </w:r>
      <w:r>
        <w:t xml:space="preserve"> con el archivo cargado sin errores y se ven los </w:t>
      </w:r>
      <w:r w:rsidR="003D4ACD">
        <w:t>botones,</w:t>
      </w:r>
      <w:r>
        <w:t xml:space="preserve"> de </w:t>
      </w:r>
      <w:r w:rsidRPr="00E12446">
        <w:rPr>
          <w:b/>
        </w:rPr>
        <w:t>Modo Test</w:t>
      </w:r>
      <w:r>
        <w:t xml:space="preserve"> o de </w:t>
      </w:r>
      <w:r w:rsidRPr="00E12446">
        <w:rPr>
          <w:b/>
        </w:rPr>
        <w:t>Procesar Datos</w:t>
      </w:r>
      <w:r>
        <w:t>, según lo que decida el usuario.</w:t>
      </w:r>
    </w:p>
    <w:p w14:paraId="7B15C8D3" w14:textId="1053B39F" w:rsidR="008700B2" w:rsidRDefault="008700B2" w:rsidP="00B64F8F">
      <w:r>
        <w:rPr>
          <w:noProof/>
        </w:rPr>
        <w:lastRenderedPageBreak/>
        <w:drawing>
          <wp:inline distT="0" distB="0" distL="0" distR="0" wp14:anchorId="2AC2ED10" wp14:editId="49AB7F20">
            <wp:extent cx="6115050" cy="3754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3754755"/>
                    </a:xfrm>
                    <a:prstGeom prst="rect">
                      <a:avLst/>
                    </a:prstGeom>
                  </pic:spPr>
                </pic:pic>
              </a:graphicData>
            </a:graphic>
          </wp:inline>
        </w:drawing>
      </w:r>
    </w:p>
    <w:p w14:paraId="0AE5A32E" w14:textId="0BDA23FB" w:rsidR="00546E48" w:rsidRDefault="00546E48" w:rsidP="00B64F8F">
      <w:r>
        <w:t xml:space="preserve">Si al correr el Modo Test surgiera algún error tendría que informarlo en rojo para saber que </w:t>
      </w:r>
      <w:r w:rsidR="009920A2">
        <w:t>corregir</w:t>
      </w:r>
      <w:r>
        <w:t>.</w:t>
      </w:r>
    </w:p>
    <w:p w14:paraId="67EB348F" w14:textId="2804069A" w:rsidR="00546E48" w:rsidRDefault="00B03A56" w:rsidP="00B64F8F">
      <w:r>
        <w:rPr>
          <w:noProof/>
        </w:rPr>
        <w:drawing>
          <wp:inline distT="0" distB="0" distL="0" distR="0" wp14:anchorId="75473FD6" wp14:editId="0655E377">
            <wp:extent cx="6115050" cy="3519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3519170"/>
                    </a:xfrm>
                    <a:prstGeom prst="rect">
                      <a:avLst/>
                    </a:prstGeom>
                  </pic:spPr>
                </pic:pic>
              </a:graphicData>
            </a:graphic>
          </wp:inline>
        </w:drawing>
      </w:r>
    </w:p>
    <w:p w14:paraId="3D7E0887" w14:textId="77777777" w:rsidR="00B03A56" w:rsidRDefault="00B03A56" w:rsidP="00B64F8F"/>
    <w:p w14:paraId="096184D2" w14:textId="664D2580" w:rsidR="00627D2D" w:rsidRDefault="009920A2" w:rsidP="00B64F8F">
      <w:r>
        <w:t xml:space="preserve">Si ejecutamos el botón </w:t>
      </w:r>
      <w:r w:rsidRPr="009920A2">
        <w:rPr>
          <w:b/>
        </w:rPr>
        <w:t>Procesar Datos</w:t>
      </w:r>
      <w:r w:rsidR="008D4D50">
        <w:rPr>
          <w:b/>
        </w:rPr>
        <w:t xml:space="preserve">, </w:t>
      </w:r>
      <w:r w:rsidR="008D4D50">
        <w:t>debemos dejar un</w:t>
      </w:r>
      <w:r w:rsidR="00B64F8F">
        <w:t xml:space="preserve"> log de ejecución</w:t>
      </w:r>
      <w:r w:rsidR="00273ACC">
        <w:t xml:space="preserve"> de la transacción </w:t>
      </w:r>
      <w:r w:rsidR="005E070A">
        <w:t xml:space="preserve">y que lo muestre a través de un </w:t>
      </w:r>
      <w:r w:rsidR="00CD013D">
        <w:t>ALV,</w:t>
      </w:r>
      <w:r w:rsidR="008D4D50">
        <w:t xml:space="preserve"> informando los casos éxitos grabados</w:t>
      </w:r>
      <w:r w:rsidR="00373D9A">
        <w:t>, como se ve en las imágenes de ejemplo de abajo.</w:t>
      </w:r>
    </w:p>
    <w:p w14:paraId="0A63F6EB" w14:textId="020D0C81" w:rsidR="00627D2D" w:rsidRDefault="00627D2D" w:rsidP="00B64F8F">
      <w:r>
        <w:rPr>
          <w:noProof/>
        </w:rPr>
        <w:lastRenderedPageBreak/>
        <w:drawing>
          <wp:inline distT="0" distB="0" distL="0" distR="0" wp14:anchorId="051F887C" wp14:editId="7C8C2B86">
            <wp:extent cx="6115050" cy="3749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050" cy="3749675"/>
                    </a:xfrm>
                    <a:prstGeom prst="rect">
                      <a:avLst/>
                    </a:prstGeom>
                  </pic:spPr>
                </pic:pic>
              </a:graphicData>
            </a:graphic>
          </wp:inline>
        </w:drawing>
      </w:r>
    </w:p>
    <w:p w14:paraId="49A570A1" w14:textId="3C8510CA" w:rsidR="00456D04" w:rsidRDefault="00456D04" w:rsidP="00B64F8F">
      <w:r>
        <w:rPr>
          <w:noProof/>
        </w:rPr>
        <w:drawing>
          <wp:inline distT="0" distB="0" distL="0" distR="0" wp14:anchorId="0C729B80" wp14:editId="24F740FE">
            <wp:extent cx="6115050" cy="3562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050" cy="3562985"/>
                    </a:xfrm>
                    <a:prstGeom prst="rect">
                      <a:avLst/>
                    </a:prstGeom>
                  </pic:spPr>
                </pic:pic>
              </a:graphicData>
            </a:graphic>
          </wp:inline>
        </w:drawing>
      </w:r>
    </w:p>
    <w:p w14:paraId="223D1B53" w14:textId="2605FB04" w:rsidR="00B64F8F" w:rsidRDefault="139E6CE0" w:rsidP="00B64F8F">
      <w:commentRangeStart w:id="91"/>
      <w:r>
        <w:t>Como los logs</w:t>
      </w:r>
      <w:commentRangeStart w:id="92"/>
      <w:r w:rsidR="005E070A">
        <w:t xml:space="preserve"> </w:t>
      </w:r>
      <w:r>
        <w:t xml:space="preserve">de resultados de ejecución serán mostrados </w:t>
      </w:r>
      <w:r w:rsidR="205DB6A5">
        <w:t>en el ALV</w:t>
      </w:r>
      <w:r w:rsidR="73E3DA44">
        <w:t>,</w:t>
      </w:r>
      <w:r w:rsidR="2CBA58D3">
        <w:t xml:space="preserve"> </w:t>
      </w:r>
      <w:r w:rsidR="205DB6A5">
        <w:t xml:space="preserve">no </w:t>
      </w:r>
      <w:r w:rsidR="72B6A987">
        <w:t>será</w:t>
      </w:r>
      <w:r w:rsidR="2CBA58D3">
        <w:t xml:space="preserve"> </w:t>
      </w:r>
      <w:r w:rsidR="205DB6A5">
        <w:t xml:space="preserve">necesaria la </w:t>
      </w:r>
      <w:r w:rsidR="5554AFA3">
        <w:t>ejecución</w:t>
      </w:r>
      <w:r w:rsidR="205DB6A5">
        <w:t xml:space="preserve"> </w:t>
      </w:r>
      <w:r w:rsidR="72C26DB0">
        <w:t xml:space="preserve">del </w:t>
      </w:r>
      <w:r w:rsidR="005E070A">
        <w:t>log en la transacción SLG1.</w:t>
      </w:r>
      <w:commentRangeEnd w:id="92"/>
      <w:r w:rsidR="005E070A">
        <w:rPr>
          <w:rStyle w:val="CommentReference"/>
        </w:rPr>
        <w:commentReference w:id="92"/>
      </w:r>
      <w:commentRangeEnd w:id="91"/>
      <w:r w:rsidR="005E070A">
        <w:rPr>
          <w:rStyle w:val="CommentReference"/>
        </w:rPr>
        <w:commentReference w:id="91"/>
      </w:r>
    </w:p>
    <w:p w14:paraId="600A1094" w14:textId="6BB7B90C" w:rsidR="00F46EF0" w:rsidRDefault="00F46EF0" w:rsidP="356FE8EF">
      <w:pPr>
        <w:jc w:val="left"/>
        <w:rPr>
          <w:rFonts w:ascii="Segoe UI" w:eastAsia="Segoe UI" w:hAnsi="Segoe UI" w:cs="Segoe UI"/>
          <w:color w:val="333333"/>
          <w:sz w:val="18"/>
          <w:szCs w:val="18"/>
        </w:rPr>
      </w:pPr>
    </w:p>
    <w:p w14:paraId="051F36A6" w14:textId="305314A4" w:rsidR="00F46EF0" w:rsidRDefault="0ACB9D10" w:rsidP="506AD2E5">
      <w:pPr>
        <w:jc w:val="left"/>
        <w:rPr>
          <w:rFonts w:eastAsiaTheme="minorEastAsia"/>
          <w:szCs w:val="20"/>
        </w:rPr>
      </w:pPr>
      <w:r w:rsidRPr="09922171">
        <w:rPr>
          <w:rFonts w:eastAsiaTheme="minorEastAsia"/>
          <w:szCs w:val="20"/>
        </w:rPr>
        <w:t xml:space="preserve"> </w:t>
      </w:r>
    </w:p>
    <w:p w14:paraId="26BF5214" w14:textId="0887290A" w:rsidR="00F46EF0" w:rsidRDefault="7C48BC0D" w:rsidP="00B64F8F">
      <w:pPr>
        <w:rPr>
          <w:rFonts w:eastAsiaTheme="minorEastAsia"/>
          <w:color w:val="333333"/>
          <w:szCs w:val="20"/>
        </w:rPr>
      </w:pPr>
      <w:commentRangeStart w:id="94"/>
      <w:r>
        <w:t>El</w:t>
      </w:r>
      <w:commentRangeStart w:id="95"/>
      <w:r w:rsidR="00F46EF0">
        <w:t xml:space="preserve"> tema de la impresión de los remitos de los vagones</w:t>
      </w:r>
      <w:r w:rsidR="00207C80">
        <w:t xml:space="preserve"> </w:t>
      </w:r>
      <w:r w:rsidR="00456D04">
        <w:t xml:space="preserve">se </w:t>
      </w:r>
      <w:r w:rsidR="007F3CCE">
        <w:t>verá</w:t>
      </w:r>
      <w:r w:rsidR="00456D04">
        <w:t xml:space="preserve"> en el </w:t>
      </w:r>
      <w:r w:rsidR="081EE79C">
        <w:t>LOG</w:t>
      </w:r>
      <w:r w:rsidR="093C1415">
        <w:t>.</w:t>
      </w:r>
      <w:r w:rsidR="081EE79C">
        <w:t>111</w:t>
      </w:r>
      <w:r w:rsidR="7D3C695C">
        <w:t xml:space="preserve">, en el </w:t>
      </w:r>
      <w:r w:rsidR="0AC818B2">
        <w:t>cual</w:t>
      </w:r>
      <w:r w:rsidR="64736C66">
        <w:t xml:space="preserve"> </w:t>
      </w:r>
      <w:commentRangeEnd w:id="95"/>
      <w:r w:rsidR="00F46EF0">
        <w:rPr>
          <w:rStyle w:val="CommentReference"/>
        </w:rPr>
        <w:commentReference w:id="95"/>
      </w:r>
      <w:commentRangeEnd w:id="94"/>
      <w:r w:rsidR="00F46EF0">
        <w:rPr>
          <w:rStyle w:val="CommentReference"/>
        </w:rPr>
        <w:commentReference w:id="94"/>
      </w:r>
      <w:r w:rsidR="7D3C695C" w:rsidRPr="6E9F56D6">
        <w:rPr>
          <w:rFonts w:eastAsiaTheme="minorEastAsia"/>
          <w:color w:val="333333"/>
          <w:szCs w:val="20"/>
        </w:rPr>
        <w:t>se</w:t>
      </w:r>
      <w:r w:rsidR="7D3C695C" w:rsidRPr="69604A36">
        <w:rPr>
          <w:rFonts w:eastAsiaTheme="minorEastAsia"/>
          <w:color w:val="333333"/>
          <w:szCs w:val="20"/>
        </w:rPr>
        <w:t xml:space="preserve"> </w:t>
      </w:r>
      <w:r w:rsidR="39AD8250" w:rsidRPr="176BEF50">
        <w:rPr>
          <w:rFonts w:eastAsiaTheme="minorEastAsia"/>
          <w:color w:val="333333"/>
          <w:szCs w:val="20"/>
        </w:rPr>
        <w:t>definirá</w:t>
      </w:r>
      <w:r w:rsidR="7D3C695C" w:rsidRPr="69604A36">
        <w:rPr>
          <w:rFonts w:eastAsiaTheme="minorEastAsia"/>
          <w:color w:val="333333"/>
          <w:szCs w:val="20"/>
        </w:rPr>
        <w:t xml:space="preserve"> el </w:t>
      </w:r>
      <w:proofErr w:type="spellStart"/>
      <w:r w:rsidR="7D3C695C" w:rsidRPr="69604A36">
        <w:rPr>
          <w:rFonts w:eastAsiaTheme="minorEastAsia"/>
          <w:color w:val="333333"/>
          <w:szCs w:val="20"/>
        </w:rPr>
        <w:t>layout</w:t>
      </w:r>
      <w:proofErr w:type="spellEnd"/>
      <w:r w:rsidR="7D3C695C" w:rsidRPr="69604A36">
        <w:rPr>
          <w:rFonts w:eastAsiaTheme="minorEastAsia"/>
          <w:color w:val="333333"/>
          <w:szCs w:val="20"/>
        </w:rPr>
        <w:t xml:space="preserve"> del remito para carbón.</w:t>
      </w:r>
    </w:p>
    <w:p w14:paraId="4421B905" w14:textId="3D0892DA" w:rsidR="7D3C695C" w:rsidRDefault="1E8F7101" w:rsidP="4AA50090">
      <w:pPr>
        <w:rPr>
          <w:rFonts w:eastAsiaTheme="minorEastAsia"/>
          <w:szCs w:val="20"/>
        </w:rPr>
      </w:pPr>
      <w:r w:rsidRPr="07B28911">
        <w:rPr>
          <w:rFonts w:eastAsiaTheme="minorEastAsia"/>
          <w:color w:val="333333"/>
          <w:szCs w:val="20"/>
        </w:rPr>
        <w:t xml:space="preserve">La </w:t>
      </w:r>
      <w:r w:rsidRPr="2FFC2418">
        <w:rPr>
          <w:rFonts w:eastAsiaTheme="minorEastAsia"/>
          <w:color w:val="333333"/>
          <w:szCs w:val="20"/>
        </w:rPr>
        <w:t>impresión</w:t>
      </w:r>
      <w:r w:rsidRPr="2DB1BA84">
        <w:rPr>
          <w:rFonts w:eastAsiaTheme="minorEastAsia"/>
          <w:color w:val="333333"/>
          <w:szCs w:val="20"/>
        </w:rPr>
        <w:t xml:space="preserve"> se </w:t>
      </w:r>
      <w:r w:rsidRPr="0718C122">
        <w:rPr>
          <w:rFonts w:eastAsiaTheme="minorEastAsia"/>
          <w:color w:val="333333"/>
          <w:szCs w:val="20"/>
        </w:rPr>
        <w:t>realizará</w:t>
      </w:r>
      <w:r w:rsidRPr="466B248B">
        <w:rPr>
          <w:rFonts w:eastAsiaTheme="minorEastAsia"/>
          <w:color w:val="333333"/>
          <w:szCs w:val="20"/>
        </w:rPr>
        <w:t xml:space="preserve"> de </w:t>
      </w:r>
      <w:r w:rsidRPr="7094EF6A">
        <w:rPr>
          <w:rFonts w:eastAsiaTheme="minorEastAsia"/>
          <w:color w:val="333333"/>
          <w:szCs w:val="20"/>
        </w:rPr>
        <w:t xml:space="preserve">manera </w:t>
      </w:r>
      <w:r w:rsidR="7D3C695C" w:rsidRPr="4AA50090">
        <w:rPr>
          <w:rFonts w:eastAsiaTheme="minorEastAsia"/>
          <w:color w:val="333333"/>
          <w:szCs w:val="20"/>
        </w:rPr>
        <w:t xml:space="preserve">automática (salida por impresora de red por defecto, </w:t>
      </w:r>
      <w:r w:rsidR="7D3C695C" w:rsidRPr="7A06E7A3">
        <w:rPr>
          <w:rFonts w:eastAsiaTheme="minorEastAsia"/>
          <w:color w:val="333333"/>
          <w:szCs w:val="20"/>
        </w:rPr>
        <w:t>según</w:t>
      </w:r>
      <w:r w:rsidR="7D3C695C" w:rsidRPr="4AA50090">
        <w:rPr>
          <w:rFonts w:eastAsiaTheme="minorEastAsia"/>
          <w:color w:val="333333"/>
          <w:szCs w:val="20"/>
        </w:rPr>
        <w:t xml:space="preserve"> secuencia de acceso) o si el usuario tiene configurada la impresora local, lo hará manualmente desde la SP02 - </w:t>
      </w:r>
      <w:proofErr w:type="spellStart"/>
      <w:r w:rsidR="7D3C695C" w:rsidRPr="4AA50090">
        <w:rPr>
          <w:rFonts w:eastAsiaTheme="minorEastAsia"/>
          <w:color w:val="333333"/>
          <w:szCs w:val="20"/>
        </w:rPr>
        <w:t>Spool</w:t>
      </w:r>
      <w:proofErr w:type="spellEnd"/>
      <w:r w:rsidR="7D3C695C" w:rsidRPr="4AA50090">
        <w:rPr>
          <w:rFonts w:eastAsiaTheme="minorEastAsia"/>
          <w:color w:val="333333"/>
          <w:szCs w:val="20"/>
        </w:rPr>
        <w:t>.</w:t>
      </w:r>
    </w:p>
    <w:p w14:paraId="32417991" w14:textId="137D51CA" w:rsidR="009B7028" w:rsidRDefault="00D7117B" w:rsidP="009B7028">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lastRenderedPageBreak/>
        <w:t xml:space="preserve"> </w:t>
      </w:r>
      <w:bookmarkStart w:id="97" w:name="_Toc123208194"/>
      <w:r w:rsidRPr="00B500D1">
        <w:rPr>
          <w:rFonts w:ascii="Verdana" w:hAnsi="Verdana"/>
          <w:smallCaps w:val="0"/>
          <w:color w:val="auto"/>
          <w:sz w:val="28"/>
          <w:szCs w:val="28"/>
        </w:rPr>
        <w:t>Descripción detallada del reporte</w:t>
      </w:r>
      <w:bookmarkEnd w:id="97"/>
    </w:p>
    <w:p w14:paraId="6C30C5A7" w14:textId="0A67EB8B" w:rsidR="00D7117B" w:rsidRPr="00B500D1" w:rsidRDefault="00D7117B" w:rsidP="000619EC">
      <w:pPr>
        <w:pStyle w:val="TtuloMEGA"/>
        <w:numPr>
          <w:ilvl w:val="2"/>
          <w:numId w:val="26"/>
        </w:numPr>
        <w:rPr>
          <w:rFonts w:ascii="Verdana" w:hAnsi="Verdana"/>
          <w:smallCaps w:val="0"/>
          <w:color w:val="auto"/>
          <w:sz w:val="28"/>
          <w:szCs w:val="28"/>
        </w:rPr>
      </w:pPr>
      <w:bookmarkStart w:id="98" w:name="_Toc123208195"/>
      <w:r w:rsidRPr="00B500D1">
        <w:rPr>
          <w:rFonts w:ascii="Verdana" w:hAnsi="Verdana"/>
          <w:smallCaps w:val="0"/>
          <w:color w:val="auto"/>
          <w:sz w:val="28"/>
          <w:szCs w:val="28"/>
        </w:rPr>
        <w:t>Criterios de Selección</w:t>
      </w:r>
      <w:bookmarkEnd w:id="98"/>
      <w:r w:rsidRPr="00B500D1">
        <w:rPr>
          <w:rFonts w:ascii="Verdana" w:hAnsi="Verdana"/>
          <w:smallCaps w:val="0"/>
          <w:color w:val="auto"/>
          <w:sz w:val="28"/>
          <w:szCs w:val="28"/>
        </w:rPr>
        <w:tab/>
      </w:r>
    </w:p>
    <w:p w14:paraId="261B8271" w14:textId="3249E743" w:rsidR="00D7117B" w:rsidRDefault="00D7117B"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hyperlink r:id="rId24" w:anchor="_Toc405286300" w:history="1">
        <w:bookmarkStart w:id="99" w:name="_Toc123208196"/>
        <w:r w:rsidRPr="00B500D1">
          <w:rPr>
            <w:rFonts w:ascii="Verdana" w:hAnsi="Verdana"/>
            <w:smallCaps w:val="0"/>
            <w:color w:val="auto"/>
            <w:sz w:val="28"/>
            <w:szCs w:val="28"/>
          </w:rPr>
          <w:t>Flujo de pantallas/lógica/datos</w:t>
        </w:r>
        <w:bookmarkEnd w:id="99"/>
      </w:hyperlink>
    </w:p>
    <w:p w14:paraId="5839C849" w14:textId="4596BC46" w:rsidR="005817B8" w:rsidRPr="005817B8" w:rsidRDefault="005817B8" w:rsidP="005817B8"/>
    <w:p w14:paraId="0867FCC0" w14:textId="77777777" w:rsidR="00D7117B" w:rsidRPr="00B500D1" w:rsidRDefault="00D7117B"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hyperlink r:id="rId25" w:anchor="_Toc405286301" w:history="1">
        <w:bookmarkStart w:id="100" w:name="_Toc123208197"/>
        <w:r w:rsidRPr="00B500D1">
          <w:rPr>
            <w:rFonts w:ascii="Verdana" w:hAnsi="Verdana"/>
            <w:smallCaps w:val="0"/>
            <w:color w:val="auto"/>
            <w:sz w:val="28"/>
            <w:szCs w:val="28"/>
          </w:rPr>
          <w:t>Descripción de los Datos</w:t>
        </w:r>
        <w:bookmarkEnd w:id="100"/>
      </w:hyperlink>
    </w:p>
    <w:p w14:paraId="1858011C" w14:textId="627A7EEE" w:rsidR="00F136E7" w:rsidRDefault="576BB396" w:rsidP="000619EC">
      <w:pPr>
        <w:pStyle w:val="TtuloMEGA"/>
        <w:numPr>
          <w:ilvl w:val="2"/>
          <w:numId w:val="26"/>
        </w:numPr>
        <w:rPr>
          <w:rFonts w:ascii="Verdana" w:hAnsi="Verdana"/>
          <w:smallCaps w:val="0"/>
          <w:color w:val="auto"/>
          <w:sz w:val="28"/>
          <w:szCs w:val="28"/>
        </w:rPr>
      </w:pPr>
      <w:r w:rsidRPr="31757433">
        <w:rPr>
          <w:rFonts w:ascii="Verdana" w:hAnsi="Verdana"/>
          <w:smallCaps w:val="0"/>
          <w:color w:val="auto"/>
          <w:sz w:val="28"/>
          <w:szCs w:val="28"/>
        </w:rPr>
        <w:t xml:space="preserve"> </w:t>
      </w:r>
      <w:bookmarkStart w:id="101" w:name="_Toc123208198"/>
      <w:r w:rsidR="00F54519">
        <w:fldChar w:fldCharType="begin"/>
      </w:r>
      <w:r w:rsidR="00F54519">
        <w:instrText>HYPERLINK "https://myoffice.accenture.com/personal/martin_f_tavil_accenture_com/Documents/Raizen-Shell/PROYECTO%20RAIZEN/AAES/Diseños%20Funcionales/Diseños%20FUNCIONALES%20todos%20los%20modulos/AGF-CTRL-020-010-ECO.N101-Carga%20MR21%20y%20MR22.DOCX" \l "_Toc405286302" \h</w:instrText>
      </w:r>
      <w:r w:rsidR="00F54519">
        <w:fldChar w:fldCharType="separate"/>
      </w:r>
      <w:r w:rsidRPr="31757433">
        <w:rPr>
          <w:rFonts w:ascii="Verdana" w:hAnsi="Verdana"/>
          <w:smallCaps w:val="0"/>
          <w:color w:val="auto"/>
          <w:sz w:val="28"/>
          <w:szCs w:val="28"/>
        </w:rPr>
        <w:t>Modalidad de salida</w:t>
      </w:r>
      <w:r w:rsidR="00F54519">
        <w:rPr>
          <w:rFonts w:ascii="Verdana" w:hAnsi="Verdana"/>
          <w:smallCaps w:val="0"/>
          <w:color w:val="auto"/>
          <w:sz w:val="28"/>
          <w:szCs w:val="28"/>
        </w:rPr>
        <w:fldChar w:fldCharType="end"/>
      </w:r>
      <w:bookmarkEnd w:id="101"/>
    </w:p>
    <w:p w14:paraId="1064497B" w14:textId="131E3900" w:rsidR="00FF07B9" w:rsidRPr="00FF07B9" w:rsidRDefault="5DEF30F5" w:rsidP="00FF07B9">
      <w:r>
        <w:t xml:space="preserve">Como los logs de resultados de ejecución serán mostrados en el ALV, no será necesaria la ejecución del log en la transacción </w:t>
      </w:r>
      <w:commentRangeStart w:id="102"/>
      <w:r w:rsidR="25A2E748">
        <w:t>SLG1</w:t>
      </w:r>
      <w:commentRangeStart w:id="103"/>
      <w:commentRangeEnd w:id="103"/>
      <w:r w:rsidR="00FF07B9">
        <w:rPr>
          <w:rStyle w:val="CommentReference"/>
        </w:rPr>
        <w:commentReference w:id="103"/>
      </w:r>
      <w:commentRangeEnd w:id="102"/>
      <w:r w:rsidR="00FF07B9">
        <w:rPr>
          <w:rStyle w:val="CommentReference"/>
        </w:rPr>
        <w:commentReference w:id="102"/>
      </w:r>
    </w:p>
    <w:p w14:paraId="032F3ADC" w14:textId="77777777" w:rsidR="00D7117B" w:rsidRPr="00B500D1" w:rsidRDefault="00D7117B"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hyperlink r:id="rId26" w:anchor="_Toc405286303" w:history="1">
        <w:bookmarkStart w:id="105" w:name="_Toc123208199"/>
        <w:r w:rsidRPr="00B500D1">
          <w:rPr>
            <w:rFonts w:ascii="Verdana" w:hAnsi="Verdana"/>
            <w:smallCaps w:val="0"/>
            <w:color w:val="auto"/>
            <w:sz w:val="28"/>
            <w:szCs w:val="28"/>
          </w:rPr>
          <w:t>Diseño del Reporte</w:t>
        </w:r>
        <w:bookmarkEnd w:id="105"/>
      </w:hyperlink>
    </w:p>
    <w:p w14:paraId="45F1B96D" w14:textId="77777777" w:rsidR="00D7117B" w:rsidRDefault="00D7117B"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06" w:name="_Toc123208200"/>
      <w:r w:rsidRPr="00B500D1">
        <w:rPr>
          <w:rFonts w:ascii="Verdana" w:hAnsi="Verdana"/>
          <w:smallCaps w:val="0"/>
          <w:color w:val="auto"/>
          <w:sz w:val="28"/>
          <w:szCs w:val="28"/>
        </w:rPr>
        <w:t>Cortes de página</w:t>
      </w:r>
      <w:bookmarkEnd w:id="106"/>
    </w:p>
    <w:p w14:paraId="65636A95" w14:textId="77777777" w:rsidR="00D7117B" w:rsidRDefault="00D7117B"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07" w:name="_Toc123208201"/>
      <w:r w:rsidRPr="00D7117B">
        <w:rPr>
          <w:rFonts w:ascii="Verdana" w:hAnsi="Verdana"/>
          <w:smallCaps w:val="0"/>
          <w:color w:val="auto"/>
          <w:sz w:val="28"/>
          <w:szCs w:val="28"/>
        </w:rPr>
        <w:t xml:space="preserve">Diagrama de </w:t>
      </w:r>
      <w:proofErr w:type="spellStart"/>
      <w:r w:rsidRPr="00D7117B">
        <w:rPr>
          <w:rFonts w:ascii="Verdana" w:hAnsi="Verdana"/>
          <w:smallCaps w:val="0"/>
          <w:color w:val="auto"/>
          <w:sz w:val="28"/>
          <w:szCs w:val="28"/>
        </w:rPr>
        <w:t>Sumarización</w:t>
      </w:r>
      <w:proofErr w:type="spellEnd"/>
      <w:r w:rsidRPr="00D7117B">
        <w:rPr>
          <w:rFonts w:ascii="Verdana" w:hAnsi="Verdana"/>
          <w:smallCaps w:val="0"/>
          <w:color w:val="auto"/>
          <w:sz w:val="28"/>
          <w:szCs w:val="28"/>
        </w:rPr>
        <w:t xml:space="preserve"> del reporte / Criterio de ordenamiento</w:t>
      </w:r>
      <w:bookmarkEnd w:id="107"/>
    </w:p>
    <w:p w14:paraId="42C472F4" w14:textId="77777777" w:rsidR="009B7028" w:rsidRDefault="0035797A" w:rsidP="009B7028">
      <w:pPr>
        <w:pStyle w:val="TtuloMEGA"/>
        <w:numPr>
          <w:ilvl w:val="1"/>
          <w:numId w:val="26"/>
        </w:numPr>
        <w:rPr>
          <w:rFonts w:ascii="Verdana" w:hAnsi="Verdana"/>
          <w:smallCaps w:val="0"/>
          <w:color w:val="auto"/>
          <w:sz w:val="28"/>
          <w:szCs w:val="28"/>
        </w:rPr>
      </w:pPr>
      <w:bookmarkStart w:id="108" w:name="_Toc123208202"/>
      <w:r>
        <w:rPr>
          <w:rFonts w:ascii="Verdana" w:hAnsi="Verdana"/>
          <w:smallCaps w:val="0"/>
          <w:color w:val="auto"/>
          <w:sz w:val="28"/>
          <w:szCs w:val="28"/>
        </w:rPr>
        <w:t>Formulario</w:t>
      </w:r>
      <w:bookmarkEnd w:id="108"/>
    </w:p>
    <w:p w14:paraId="47B6E650" w14:textId="226CCB6A" w:rsidR="009B7028" w:rsidRPr="009B7028" w:rsidRDefault="009B7028" w:rsidP="009B7028">
      <w:pPr>
        <w:pStyle w:val="TtuloMEGA"/>
        <w:ind w:left="1440"/>
        <w:rPr>
          <w:rFonts w:ascii="Verdana" w:hAnsi="Verdana"/>
          <w:smallCaps w:val="0"/>
          <w:color w:val="auto"/>
          <w:sz w:val="28"/>
          <w:szCs w:val="28"/>
        </w:rPr>
      </w:pPr>
      <w:bookmarkStart w:id="109" w:name="_Toc123208203"/>
      <w:r>
        <w:t>N/A</w:t>
      </w:r>
      <w:bookmarkEnd w:id="109"/>
    </w:p>
    <w:p w14:paraId="47957C24" w14:textId="77777777" w:rsidR="0035797A" w:rsidRPr="00B500D1"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10" w:name="_Toc123208204"/>
      <w:r w:rsidRPr="00B500D1">
        <w:rPr>
          <w:rFonts w:ascii="Verdana" w:hAnsi="Verdana"/>
          <w:smallCaps w:val="0"/>
          <w:color w:val="auto"/>
          <w:sz w:val="28"/>
          <w:szCs w:val="28"/>
        </w:rPr>
        <w:t>Descripción detallada formularios</w:t>
      </w:r>
      <w:bookmarkEnd w:id="110"/>
    </w:p>
    <w:p w14:paraId="4CC85ED9" w14:textId="77777777" w:rsidR="0035797A" w:rsidRPr="00B500D1"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11" w:name="_Toc123208205"/>
      <w:r w:rsidRPr="00B500D1">
        <w:rPr>
          <w:rFonts w:ascii="Verdana" w:hAnsi="Verdana"/>
          <w:smallCaps w:val="0"/>
          <w:color w:val="auto"/>
          <w:sz w:val="28"/>
          <w:szCs w:val="28"/>
        </w:rPr>
        <w:t>Matriz de mapeo de datos</w:t>
      </w:r>
      <w:bookmarkEnd w:id="111"/>
    </w:p>
    <w:p w14:paraId="3DEB88A5" w14:textId="77777777" w:rsidR="0035797A" w:rsidRPr="00B500D1"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12" w:name="_Toc123208206"/>
      <w:r w:rsidRPr="00B500D1">
        <w:rPr>
          <w:rFonts w:ascii="Verdana" w:hAnsi="Verdana"/>
          <w:smallCaps w:val="0"/>
          <w:color w:val="auto"/>
          <w:sz w:val="28"/>
          <w:szCs w:val="28"/>
        </w:rPr>
        <w:t>Textos Estándares y Logos</w:t>
      </w:r>
      <w:bookmarkEnd w:id="112"/>
    </w:p>
    <w:p w14:paraId="0FE5E54E" w14:textId="77777777" w:rsidR="00D85F1E" w:rsidRDefault="0035797A" w:rsidP="00D85F1E">
      <w:pPr>
        <w:pStyle w:val="TtuloMEGA"/>
        <w:numPr>
          <w:ilvl w:val="3"/>
          <w:numId w:val="26"/>
        </w:numPr>
        <w:rPr>
          <w:rFonts w:ascii="Verdana" w:hAnsi="Verdana"/>
          <w:smallCaps w:val="0"/>
          <w:color w:val="auto"/>
          <w:sz w:val="28"/>
          <w:szCs w:val="28"/>
        </w:rPr>
      </w:pPr>
      <w:bookmarkStart w:id="113" w:name="_Toc123208207"/>
      <w:r w:rsidRPr="00B500D1">
        <w:rPr>
          <w:rFonts w:ascii="Verdana" w:hAnsi="Verdana"/>
          <w:smallCaps w:val="0"/>
          <w:color w:val="auto"/>
          <w:sz w:val="28"/>
          <w:szCs w:val="28"/>
        </w:rPr>
        <w:t>Logos</w:t>
      </w:r>
      <w:bookmarkEnd w:id="113"/>
    </w:p>
    <w:p w14:paraId="019AA021" w14:textId="77777777" w:rsidR="0035797A" w:rsidRPr="00D85F1E" w:rsidRDefault="0035797A" w:rsidP="00D85F1E">
      <w:pPr>
        <w:pStyle w:val="TtuloMEGA"/>
        <w:numPr>
          <w:ilvl w:val="3"/>
          <w:numId w:val="26"/>
        </w:numPr>
        <w:rPr>
          <w:rFonts w:ascii="Verdana" w:hAnsi="Verdana"/>
          <w:smallCaps w:val="0"/>
          <w:color w:val="auto"/>
          <w:sz w:val="28"/>
          <w:szCs w:val="28"/>
        </w:rPr>
      </w:pPr>
      <w:bookmarkStart w:id="114" w:name="_Toc123208208"/>
      <w:r w:rsidRPr="00D85F1E">
        <w:rPr>
          <w:rFonts w:ascii="Verdana" w:hAnsi="Verdana"/>
          <w:smallCaps w:val="0"/>
          <w:color w:val="auto"/>
          <w:sz w:val="28"/>
          <w:szCs w:val="28"/>
        </w:rPr>
        <w:t>Textos estándares</w:t>
      </w:r>
      <w:bookmarkEnd w:id="114"/>
      <w:r w:rsidRPr="00D85F1E">
        <w:rPr>
          <w:rFonts w:ascii="Verdana" w:hAnsi="Verdana"/>
          <w:smallCaps w:val="0"/>
          <w:color w:val="auto"/>
          <w:sz w:val="28"/>
          <w:szCs w:val="28"/>
        </w:rPr>
        <w:t xml:space="preserve"> </w:t>
      </w:r>
    </w:p>
    <w:p w14:paraId="23FDCDB5" w14:textId="77777777" w:rsidR="0035797A" w:rsidRPr="00B500D1"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15" w:name="_Toc123208209"/>
      <w:r w:rsidRPr="00B500D1">
        <w:rPr>
          <w:rFonts w:ascii="Verdana" w:hAnsi="Verdana"/>
          <w:smallCaps w:val="0"/>
          <w:color w:val="auto"/>
          <w:sz w:val="28"/>
          <w:szCs w:val="28"/>
        </w:rPr>
        <w:t>Diseño del formulario</w:t>
      </w:r>
      <w:bookmarkEnd w:id="115"/>
    </w:p>
    <w:p w14:paraId="5AC969AD" w14:textId="77777777" w:rsidR="0035797A" w:rsidRPr="00B500D1"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16" w:name="_Toc123208210"/>
      <w:r w:rsidRPr="00B500D1">
        <w:rPr>
          <w:rFonts w:ascii="Verdana" w:hAnsi="Verdana"/>
          <w:smallCaps w:val="0"/>
          <w:color w:val="auto"/>
          <w:sz w:val="28"/>
          <w:szCs w:val="28"/>
        </w:rPr>
        <w:t>Saltos de página</w:t>
      </w:r>
      <w:bookmarkEnd w:id="116"/>
    </w:p>
    <w:p w14:paraId="7BE7FDC7" w14:textId="77777777" w:rsidR="0035797A" w:rsidRPr="00B500D1"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17" w:name="_Toc123208211"/>
      <w:r w:rsidRPr="00B500D1">
        <w:rPr>
          <w:rFonts w:ascii="Verdana" w:hAnsi="Verdana"/>
          <w:smallCaps w:val="0"/>
          <w:color w:val="auto"/>
          <w:sz w:val="28"/>
          <w:szCs w:val="28"/>
        </w:rPr>
        <w:t>Detalle del diseño</w:t>
      </w:r>
      <w:bookmarkEnd w:id="117"/>
    </w:p>
    <w:p w14:paraId="5BF0D1C1" w14:textId="77777777" w:rsidR="009B7028" w:rsidRDefault="009B7028">
      <w:pPr>
        <w:spacing w:after="160" w:line="259" w:lineRule="auto"/>
        <w:jc w:val="left"/>
        <w:rPr>
          <w:rFonts w:ascii="Verdana" w:eastAsiaTheme="majorEastAsia" w:hAnsi="Verdana" w:cstheme="majorBidi"/>
          <w:b/>
          <w:sz w:val="28"/>
          <w:szCs w:val="28"/>
        </w:rPr>
      </w:pPr>
      <w:r>
        <w:rPr>
          <w:rFonts w:ascii="Verdana" w:hAnsi="Verdana"/>
          <w:smallCaps/>
          <w:sz w:val="28"/>
          <w:szCs w:val="28"/>
        </w:rPr>
        <w:br w:type="page"/>
      </w:r>
    </w:p>
    <w:p w14:paraId="0DFFC16B" w14:textId="215044F6" w:rsidR="0035797A" w:rsidRDefault="0035797A" w:rsidP="000619EC">
      <w:pPr>
        <w:pStyle w:val="TtuloMEGA"/>
        <w:numPr>
          <w:ilvl w:val="1"/>
          <w:numId w:val="26"/>
        </w:numPr>
        <w:rPr>
          <w:rFonts w:ascii="Verdana" w:hAnsi="Verdana"/>
          <w:smallCaps w:val="0"/>
          <w:color w:val="auto"/>
          <w:sz w:val="28"/>
          <w:szCs w:val="28"/>
        </w:rPr>
      </w:pPr>
      <w:bookmarkStart w:id="118" w:name="_Toc123208212"/>
      <w:r>
        <w:rPr>
          <w:rFonts w:ascii="Verdana" w:hAnsi="Verdana"/>
          <w:smallCaps w:val="0"/>
          <w:color w:val="auto"/>
          <w:sz w:val="28"/>
          <w:szCs w:val="28"/>
        </w:rPr>
        <w:lastRenderedPageBreak/>
        <w:t>Interfaz</w:t>
      </w:r>
      <w:bookmarkEnd w:id="118"/>
    </w:p>
    <w:p w14:paraId="1F725C26" w14:textId="0145DBED" w:rsidR="00E676B7" w:rsidRDefault="00E676B7" w:rsidP="00E676B7"/>
    <w:p w14:paraId="212E3775" w14:textId="18A8A751" w:rsidR="006F349A" w:rsidRDefault="0035797A" w:rsidP="1EB19DB2">
      <w:pPr>
        <w:pStyle w:val="TtuloMEGA"/>
        <w:numPr>
          <w:ilvl w:val="2"/>
          <w:numId w:val="26"/>
        </w:numPr>
        <w:rPr>
          <w:rFonts w:ascii="Verdana" w:hAnsi="Verdana"/>
          <w:smallCaps w:val="0"/>
          <w:color w:val="auto"/>
          <w:sz w:val="28"/>
          <w:szCs w:val="28"/>
        </w:rPr>
      </w:pPr>
      <w:r w:rsidRPr="1EB19DB2">
        <w:rPr>
          <w:rFonts w:ascii="Verdana" w:hAnsi="Verdana"/>
          <w:smallCaps w:val="0"/>
          <w:color w:val="auto"/>
          <w:sz w:val="28"/>
          <w:szCs w:val="28"/>
        </w:rPr>
        <w:t xml:space="preserve"> </w:t>
      </w:r>
      <w:bookmarkStart w:id="119" w:name="_Toc123208213"/>
      <w:r w:rsidRPr="1EB19DB2">
        <w:rPr>
          <w:rFonts w:ascii="Verdana" w:hAnsi="Verdana"/>
          <w:smallCaps w:val="0"/>
          <w:color w:val="auto"/>
          <w:sz w:val="28"/>
          <w:szCs w:val="28"/>
        </w:rPr>
        <w:t>Descripción detallada de la Interfaz</w:t>
      </w:r>
      <w:r w:rsidR="00366967" w:rsidRPr="1EB19DB2">
        <w:rPr>
          <w:rFonts w:ascii="Verdana" w:hAnsi="Verdana"/>
          <w:smallCaps w:val="0"/>
          <w:color w:val="auto"/>
          <w:sz w:val="28"/>
          <w:szCs w:val="28"/>
        </w:rPr>
        <w:t>.</w:t>
      </w:r>
      <w:bookmarkEnd w:id="119"/>
      <w:r w:rsidR="006F349A">
        <w:tab/>
      </w:r>
    </w:p>
    <w:p w14:paraId="240FF045" w14:textId="46E63B49" w:rsidR="005D089A" w:rsidRPr="006F349A" w:rsidRDefault="005D089A" w:rsidP="006F349A">
      <w:r>
        <w:t xml:space="preserve">. </w:t>
      </w:r>
    </w:p>
    <w:p w14:paraId="078CF3B2" w14:textId="0C189599" w:rsidR="00366967" w:rsidRDefault="00366967" w:rsidP="00366967">
      <w:pPr>
        <w:pStyle w:val="TtuloMEGA"/>
        <w:numPr>
          <w:ilvl w:val="3"/>
          <w:numId w:val="26"/>
        </w:numPr>
        <w:rPr>
          <w:rFonts w:ascii="Verdana" w:hAnsi="Verdana"/>
          <w:smallCaps w:val="0"/>
          <w:color w:val="auto"/>
          <w:sz w:val="28"/>
          <w:szCs w:val="28"/>
        </w:rPr>
      </w:pPr>
      <w:bookmarkStart w:id="120" w:name="_Toc123208214"/>
      <w:r>
        <w:rPr>
          <w:rFonts w:ascii="Verdana" w:hAnsi="Verdana"/>
          <w:smallCaps w:val="0"/>
          <w:color w:val="auto"/>
          <w:sz w:val="28"/>
          <w:szCs w:val="28"/>
        </w:rPr>
        <w:t>Lógica de procesamiento.</w:t>
      </w:r>
      <w:bookmarkEnd w:id="120"/>
      <w:r w:rsidRPr="00366967">
        <w:rPr>
          <w:rFonts w:ascii="Verdana" w:hAnsi="Verdana"/>
          <w:smallCaps w:val="0"/>
          <w:color w:val="auto"/>
          <w:sz w:val="28"/>
          <w:szCs w:val="28"/>
        </w:rPr>
        <w:t xml:space="preserve"> </w:t>
      </w:r>
    </w:p>
    <w:p w14:paraId="0C309BE8" w14:textId="097D432E" w:rsidR="005D089A" w:rsidRPr="005D089A" w:rsidRDefault="00EF45D1" w:rsidP="005D089A">
      <w:r>
        <w:t>.</w:t>
      </w:r>
    </w:p>
    <w:p w14:paraId="456DB0E1" w14:textId="77777777" w:rsidR="00366967" w:rsidRPr="00366967" w:rsidRDefault="00366967" w:rsidP="00366967">
      <w:pPr>
        <w:pStyle w:val="TtuloMEGA"/>
        <w:numPr>
          <w:ilvl w:val="3"/>
          <w:numId w:val="26"/>
        </w:numPr>
        <w:rPr>
          <w:rFonts w:ascii="Verdana" w:hAnsi="Verdana"/>
          <w:smallCaps w:val="0"/>
          <w:color w:val="auto"/>
          <w:sz w:val="28"/>
          <w:szCs w:val="28"/>
        </w:rPr>
      </w:pPr>
      <w:bookmarkStart w:id="121" w:name="_Toc123208215"/>
      <w:r>
        <w:rPr>
          <w:rFonts w:ascii="Verdana" w:hAnsi="Verdana"/>
          <w:smallCaps w:val="0"/>
          <w:color w:val="auto"/>
          <w:sz w:val="28"/>
          <w:szCs w:val="28"/>
        </w:rPr>
        <w:t>Configuración Inicial.</w:t>
      </w:r>
      <w:bookmarkEnd w:id="121"/>
      <w:r w:rsidRPr="00366967">
        <w:rPr>
          <w:rFonts w:ascii="Verdana" w:hAnsi="Verdana"/>
          <w:smallCaps w:val="0"/>
          <w:color w:val="auto"/>
          <w:sz w:val="28"/>
          <w:szCs w:val="28"/>
        </w:rPr>
        <w:t xml:space="preserve"> </w:t>
      </w:r>
    </w:p>
    <w:p w14:paraId="3BD1A381" w14:textId="6D8EBD0C" w:rsidR="00370A7A" w:rsidRDefault="00366967" w:rsidP="00370A7A">
      <w:pPr>
        <w:pStyle w:val="TtuloMEGA"/>
        <w:numPr>
          <w:ilvl w:val="3"/>
          <w:numId w:val="26"/>
        </w:numPr>
        <w:rPr>
          <w:rFonts w:ascii="Verdana" w:hAnsi="Verdana"/>
          <w:smallCaps w:val="0"/>
          <w:color w:val="auto"/>
          <w:sz w:val="28"/>
          <w:szCs w:val="28"/>
        </w:rPr>
      </w:pPr>
      <w:bookmarkStart w:id="122" w:name="_Toc123208216"/>
      <w:proofErr w:type="gramStart"/>
      <w:r>
        <w:rPr>
          <w:rFonts w:ascii="Verdana" w:hAnsi="Verdana"/>
          <w:smallCaps w:val="0"/>
          <w:color w:val="auto"/>
          <w:sz w:val="28"/>
          <w:szCs w:val="28"/>
        </w:rPr>
        <w:t>Transacciones a Crear</w:t>
      </w:r>
      <w:proofErr w:type="gramEnd"/>
      <w:r>
        <w:rPr>
          <w:rFonts w:ascii="Verdana" w:hAnsi="Verdana"/>
          <w:smallCaps w:val="0"/>
          <w:color w:val="auto"/>
          <w:sz w:val="28"/>
          <w:szCs w:val="28"/>
        </w:rPr>
        <w:t>.</w:t>
      </w:r>
      <w:bookmarkEnd w:id="122"/>
    </w:p>
    <w:p w14:paraId="17F7599E" w14:textId="422BB1C9" w:rsidR="00370A7A" w:rsidRPr="00370A7A" w:rsidRDefault="00E676B7" w:rsidP="00370A7A">
      <w:pPr>
        <w:ind w:left="3" w:firstLine="1"/>
      </w:pPr>
      <w:r>
        <w:t xml:space="preserve"> </w:t>
      </w:r>
      <w:r w:rsidR="00370A7A">
        <w:tab/>
      </w:r>
    </w:p>
    <w:p w14:paraId="34F021ED" w14:textId="0A691A42" w:rsidR="0035797A"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23" w:name="_Toc123208217"/>
      <w:r w:rsidRPr="00B500D1">
        <w:rPr>
          <w:rFonts w:ascii="Verdana" w:hAnsi="Verdana"/>
          <w:smallCaps w:val="0"/>
          <w:color w:val="auto"/>
          <w:sz w:val="28"/>
          <w:szCs w:val="28"/>
        </w:rPr>
        <w:t>Requerimientos técnicos</w:t>
      </w:r>
      <w:bookmarkEnd w:id="123"/>
    </w:p>
    <w:p w14:paraId="7D211C8E" w14:textId="77777777" w:rsidR="00370A7A" w:rsidRPr="00370A7A" w:rsidRDefault="00370A7A" w:rsidP="00370A7A"/>
    <w:p w14:paraId="7B5259A9" w14:textId="7A5177D5" w:rsidR="0035797A" w:rsidRDefault="0035797A" w:rsidP="000619EC">
      <w:pPr>
        <w:pStyle w:val="TtuloMEGA"/>
        <w:numPr>
          <w:ilvl w:val="2"/>
          <w:numId w:val="26"/>
        </w:numPr>
        <w:rPr>
          <w:rFonts w:ascii="Verdana" w:hAnsi="Verdana"/>
          <w:smallCaps w:val="0"/>
          <w:color w:val="auto"/>
          <w:sz w:val="28"/>
          <w:szCs w:val="28"/>
        </w:rPr>
      </w:pPr>
      <w:r w:rsidRPr="1EB19DB2">
        <w:rPr>
          <w:rFonts w:ascii="Verdana" w:hAnsi="Verdana"/>
          <w:smallCaps w:val="0"/>
          <w:color w:val="auto"/>
          <w:sz w:val="28"/>
          <w:szCs w:val="28"/>
        </w:rPr>
        <w:t xml:space="preserve"> </w:t>
      </w:r>
      <w:bookmarkStart w:id="124" w:name="_Toc123208218"/>
      <w:r w:rsidRPr="1EB19DB2">
        <w:rPr>
          <w:rFonts w:ascii="Verdana" w:hAnsi="Verdana"/>
          <w:smallCaps w:val="0"/>
          <w:color w:val="auto"/>
          <w:sz w:val="28"/>
          <w:szCs w:val="28"/>
        </w:rPr>
        <w:t>Sistemas involucrados / Dirección</w:t>
      </w:r>
      <w:bookmarkEnd w:id="124"/>
    </w:p>
    <w:p w14:paraId="21469D0F" w14:textId="3CF9A380" w:rsidR="0035797A" w:rsidRDefault="0035797A" w:rsidP="000619EC">
      <w:pPr>
        <w:pStyle w:val="TtuloMEGA"/>
        <w:numPr>
          <w:ilvl w:val="2"/>
          <w:numId w:val="26"/>
        </w:numPr>
        <w:rPr>
          <w:rFonts w:ascii="Verdana" w:hAnsi="Verdana"/>
          <w:smallCaps w:val="0"/>
          <w:color w:val="auto"/>
          <w:sz w:val="28"/>
          <w:szCs w:val="28"/>
        </w:rPr>
      </w:pPr>
      <w:r w:rsidRPr="1EB19DB2">
        <w:rPr>
          <w:rFonts w:ascii="Verdana" w:hAnsi="Verdana"/>
          <w:smallCaps w:val="0"/>
          <w:color w:val="auto"/>
          <w:sz w:val="28"/>
          <w:szCs w:val="28"/>
        </w:rPr>
        <w:t xml:space="preserve"> </w:t>
      </w:r>
      <w:bookmarkStart w:id="125" w:name="_Toc123208219"/>
      <w:r w:rsidRPr="1EB19DB2">
        <w:rPr>
          <w:rFonts w:ascii="Verdana" w:hAnsi="Verdana"/>
          <w:smallCaps w:val="0"/>
          <w:color w:val="auto"/>
          <w:sz w:val="28"/>
          <w:szCs w:val="28"/>
        </w:rPr>
        <w:t>Tipo de solución</w:t>
      </w:r>
      <w:r w:rsidR="00366967" w:rsidRPr="1EB19DB2">
        <w:rPr>
          <w:rFonts w:ascii="Verdana" w:hAnsi="Verdana"/>
          <w:smallCaps w:val="0"/>
          <w:color w:val="auto"/>
          <w:sz w:val="28"/>
          <w:szCs w:val="28"/>
        </w:rPr>
        <w:t>, Sincrónica, Asincrónica.</w:t>
      </w:r>
      <w:bookmarkEnd w:id="125"/>
    </w:p>
    <w:p w14:paraId="2D041B3F" w14:textId="5FAA0E13" w:rsidR="0035797A"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26" w:name="_Toc123208220"/>
      <w:r w:rsidRPr="00B500D1">
        <w:rPr>
          <w:rFonts w:ascii="Verdana" w:hAnsi="Verdana"/>
          <w:smallCaps w:val="0"/>
          <w:color w:val="auto"/>
          <w:sz w:val="28"/>
          <w:szCs w:val="28"/>
        </w:rPr>
        <w:t>Volumen, tiempo de ejecución, soportes</w:t>
      </w:r>
      <w:bookmarkEnd w:id="126"/>
    </w:p>
    <w:p w14:paraId="11960EB7" w14:textId="01E17E20" w:rsidR="0035797A" w:rsidRDefault="00366967" w:rsidP="000619EC">
      <w:pPr>
        <w:pStyle w:val="TtuloMEGA"/>
        <w:numPr>
          <w:ilvl w:val="2"/>
          <w:numId w:val="26"/>
        </w:numPr>
        <w:rPr>
          <w:rFonts w:ascii="Verdana" w:hAnsi="Verdana"/>
          <w:smallCaps w:val="0"/>
          <w:color w:val="auto"/>
          <w:sz w:val="28"/>
          <w:szCs w:val="28"/>
        </w:rPr>
      </w:pPr>
      <w:bookmarkStart w:id="127" w:name="_Toc123208221"/>
      <w:r>
        <w:rPr>
          <w:rFonts w:ascii="Verdana" w:hAnsi="Verdana"/>
          <w:smallCaps w:val="0"/>
          <w:color w:val="auto"/>
          <w:sz w:val="28"/>
          <w:szCs w:val="28"/>
        </w:rPr>
        <w:t>M</w:t>
      </w:r>
      <w:r w:rsidR="0035797A" w:rsidRPr="00B500D1">
        <w:rPr>
          <w:rFonts w:ascii="Verdana" w:hAnsi="Verdana"/>
          <w:smallCaps w:val="0"/>
          <w:color w:val="auto"/>
          <w:sz w:val="28"/>
          <w:szCs w:val="28"/>
        </w:rPr>
        <w:t>ensaje de Entrada</w:t>
      </w:r>
      <w:bookmarkEnd w:id="127"/>
    </w:p>
    <w:p w14:paraId="44BF3941" w14:textId="63648410" w:rsidR="0035797A"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28" w:name="_Toc123208222"/>
      <w:r w:rsidR="00366967">
        <w:rPr>
          <w:rFonts w:ascii="Verdana" w:hAnsi="Verdana"/>
          <w:smallCaps w:val="0"/>
          <w:color w:val="auto"/>
          <w:sz w:val="28"/>
          <w:szCs w:val="28"/>
        </w:rPr>
        <w:t>M</w:t>
      </w:r>
      <w:r w:rsidRPr="00B500D1">
        <w:rPr>
          <w:rFonts w:ascii="Verdana" w:hAnsi="Verdana"/>
          <w:smallCaps w:val="0"/>
          <w:color w:val="auto"/>
          <w:sz w:val="28"/>
          <w:szCs w:val="28"/>
        </w:rPr>
        <w:t>ensaje de Salida</w:t>
      </w:r>
      <w:bookmarkEnd w:id="128"/>
    </w:p>
    <w:p w14:paraId="770443FB" w14:textId="6BA39712" w:rsidR="0035797A" w:rsidRDefault="0035797A" w:rsidP="000619EC">
      <w:pPr>
        <w:pStyle w:val="TtuloMEGA"/>
        <w:numPr>
          <w:ilvl w:val="2"/>
          <w:numId w:val="26"/>
        </w:numPr>
        <w:rPr>
          <w:rFonts w:ascii="Verdana" w:hAnsi="Verdana"/>
          <w:smallCaps w:val="0"/>
          <w:color w:val="auto"/>
          <w:sz w:val="28"/>
          <w:szCs w:val="28"/>
        </w:rPr>
      </w:pPr>
      <w:bookmarkStart w:id="129" w:name="_Toc123208223"/>
      <w:r w:rsidRPr="00B500D1">
        <w:rPr>
          <w:rFonts w:ascii="Verdana" w:hAnsi="Verdana"/>
          <w:smallCaps w:val="0"/>
          <w:color w:val="auto"/>
          <w:sz w:val="28"/>
          <w:szCs w:val="28"/>
        </w:rPr>
        <w:t>Reglas de Negocio / Mapeo de datos</w:t>
      </w:r>
      <w:r w:rsidR="00366967">
        <w:rPr>
          <w:rFonts w:ascii="Verdana" w:hAnsi="Verdana"/>
          <w:smallCaps w:val="0"/>
          <w:color w:val="auto"/>
          <w:sz w:val="28"/>
          <w:szCs w:val="28"/>
        </w:rPr>
        <w:t xml:space="preserve"> E/S</w:t>
      </w:r>
      <w:bookmarkEnd w:id="129"/>
    </w:p>
    <w:p w14:paraId="556AD000" w14:textId="77777777" w:rsidR="006202E7" w:rsidRPr="006202E7" w:rsidRDefault="006202E7" w:rsidP="006202E7"/>
    <w:p w14:paraId="79B0FE6C" w14:textId="77777777" w:rsidR="00366967" w:rsidRDefault="0035797A" w:rsidP="000619EC">
      <w:pPr>
        <w:pStyle w:val="TtuloMEGA"/>
        <w:numPr>
          <w:ilvl w:val="2"/>
          <w:numId w:val="26"/>
        </w:numPr>
        <w:rPr>
          <w:rFonts w:ascii="Verdana" w:hAnsi="Verdana"/>
          <w:smallCaps w:val="0"/>
          <w:color w:val="auto"/>
          <w:sz w:val="28"/>
          <w:szCs w:val="28"/>
        </w:rPr>
      </w:pPr>
      <w:bookmarkStart w:id="130" w:name="_Toc123208224"/>
      <w:r w:rsidRPr="00B500D1">
        <w:rPr>
          <w:rFonts w:ascii="Verdana" w:hAnsi="Verdana"/>
          <w:smallCaps w:val="0"/>
          <w:color w:val="auto"/>
          <w:sz w:val="28"/>
          <w:szCs w:val="28"/>
        </w:rPr>
        <w:t>Configuración ALE/ED</w:t>
      </w:r>
      <w:r w:rsidR="00366967">
        <w:rPr>
          <w:rFonts w:ascii="Verdana" w:hAnsi="Verdana"/>
          <w:smallCaps w:val="0"/>
          <w:color w:val="auto"/>
          <w:sz w:val="28"/>
          <w:szCs w:val="28"/>
        </w:rPr>
        <w:t>I</w:t>
      </w:r>
      <w:bookmarkEnd w:id="130"/>
    </w:p>
    <w:p w14:paraId="161D7A63" w14:textId="77777777" w:rsidR="00366967" w:rsidRPr="00366967" w:rsidRDefault="00366967" w:rsidP="00366967">
      <w:pPr>
        <w:pStyle w:val="TtuloMEGA"/>
        <w:numPr>
          <w:ilvl w:val="2"/>
          <w:numId w:val="26"/>
        </w:numPr>
        <w:rPr>
          <w:rFonts w:ascii="Verdana" w:hAnsi="Verdana"/>
          <w:smallCaps w:val="0"/>
          <w:color w:val="auto"/>
          <w:sz w:val="28"/>
          <w:szCs w:val="28"/>
        </w:rPr>
      </w:pPr>
      <w:bookmarkStart w:id="131" w:name="_Toc123208225"/>
      <w:r w:rsidRPr="00366967">
        <w:rPr>
          <w:rFonts w:ascii="Verdana" w:hAnsi="Verdana"/>
          <w:smallCaps w:val="0"/>
          <w:color w:val="auto"/>
          <w:sz w:val="28"/>
          <w:szCs w:val="28"/>
        </w:rPr>
        <w:t xml:space="preserve">Alerta, Monitoreo, </w:t>
      </w:r>
      <w:r>
        <w:rPr>
          <w:rFonts w:ascii="Verdana" w:hAnsi="Verdana"/>
          <w:smallCaps w:val="0"/>
          <w:color w:val="auto"/>
          <w:sz w:val="28"/>
          <w:szCs w:val="28"/>
        </w:rPr>
        <w:t>L</w:t>
      </w:r>
      <w:r w:rsidRPr="00366967">
        <w:rPr>
          <w:rFonts w:ascii="Verdana" w:hAnsi="Verdana"/>
          <w:smallCaps w:val="0"/>
          <w:color w:val="auto"/>
          <w:sz w:val="28"/>
          <w:szCs w:val="28"/>
        </w:rPr>
        <w:t>og y Gestión de Errores</w:t>
      </w:r>
      <w:bookmarkEnd w:id="131"/>
    </w:p>
    <w:p w14:paraId="03ECD2E7" w14:textId="77777777" w:rsidR="00366967" w:rsidRDefault="00366967" w:rsidP="00366967">
      <w:pPr>
        <w:pStyle w:val="TtuloMEGA"/>
        <w:numPr>
          <w:ilvl w:val="2"/>
          <w:numId w:val="26"/>
        </w:numPr>
        <w:rPr>
          <w:rFonts w:ascii="Verdana" w:hAnsi="Verdana"/>
          <w:smallCaps w:val="0"/>
          <w:color w:val="auto"/>
          <w:sz w:val="28"/>
          <w:szCs w:val="28"/>
        </w:rPr>
      </w:pPr>
      <w:bookmarkStart w:id="132" w:name="_Toc123208226"/>
      <w:r>
        <w:rPr>
          <w:rFonts w:ascii="Verdana" w:hAnsi="Verdana"/>
          <w:smallCaps w:val="0"/>
          <w:color w:val="auto"/>
          <w:sz w:val="28"/>
          <w:szCs w:val="28"/>
        </w:rPr>
        <w:t>Contingencia</w:t>
      </w:r>
      <w:bookmarkEnd w:id="132"/>
    </w:p>
    <w:p w14:paraId="2F639E78" w14:textId="77777777" w:rsidR="00366967" w:rsidRDefault="00366967" w:rsidP="00366967">
      <w:pPr>
        <w:pStyle w:val="TtuloMEGA"/>
        <w:numPr>
          <w:ilvl w:val="2"/>
          <w:numId w:val="26"/>
        </w:numPr>
        <w:rPr>
          <w:rFonts w:ascii="Verdana" w:hAnsi="Verdana"/>
          <w:smallCaps w:val="0"/>
          <w:color w:val="auto"/>
          <w:sz w:val="28"/>
          <w:szCs w:val="28"/>
        </w:rPr>
      </w:pPr>
      <w:bookmarkStart w:id="133" w:name="_Toc123208227"/>
      <w:r>
        <w:rPr>
          <w:rFonts w:ascii="Verdana" w:hAnsi="Verdana"/>
          <w:smallCaps w:val="0"/>
          <w:color w:val="auto"/>
          <w:sz w:val="28"/>
          <w:szCs w:val="28"/>
        </w:rPr>
        <w:t xml:space="preserve">Seguridad, Habeas Data, </w:t>
      </w:r>
      <w:proofErr w:type="spellStart"/>
      <w:r>
        <w:rPr>
          <w:rFonts w:ascii="Verdana" w:hAnsi="Verdana"/>
          <w:smallCaps w:val="0"/>
          <w:color w:val="auto"/>
          <w:sz w:val="28"/>
          <w:szCs w:val="28"/>
        </w:rPr>
        <w:t>Clasific</w:t>
      </w:r>
      <w:proofErr w:type="spellEnd"/>
      <w:r>
        <w:rPr>
          <w:rFonts w:ascii="Verdana" w:hAnsi="Verdana"/>
          <w:smallCaps w:val="0"/>
          <w:color w:val="auto"/>
          <w:sz w:val="28"/>
          <w:szCs w:val="28"/>
        </w:rPr>
        <w:t xml:space="preserve">. </w:t>
      </w:r>
      <w:proofErr w:type="spellStart"/>
      <w:r>
        <w:rPr>
          <w:rFonts w:ascii="Verdana" w:hAnsi="Verdana"/>
          <w:smallCaps w:val="0"/>
          <w:color w:val="auto"/>
          <w:sz w:val="28"/>
          <w:szCs w:val="28"/>
        </w:rPr>
        <w:t>Info</w:t>
      </w:r>
      <w:proofErr w:type="spellEnd"/>
      <w:r>
        <w:rPr>
          <w:rFonts w:ascii="Verdana" w:hAnsi="Verdana"/>
          <w:smallCaps w:val="0"/>
          <w:color w:val="auto"/>
          <w:sz w:val="28"/>
          <w:szCs w:val="28"/>
        </w:rPr>
        <w:t>.</w:t>
      </w:r>
      <w:bookmarkEnd w:id="133"/>
    </w:p>
    <w:p w14:paraId="1BC31E10" w14:textId="77777777" w:rsidR="00D85F1E" w:rsidRDefault="00366967" w:rsidP="00366967">
      <w:pPr>
        <w:pStyle w:val="TtuloMEGA"/>
        <w:numPr>
          <w:ilvl w:val="2"/>
          <w:numId w:val="26"/>
        </w:numPr>
        <w:rPr>
          <w:rFonts w:ascii="Verdana" w:hAnsi="Verdana"/>
          <w:smallCaps w:val="0"/>
          <w:color w:val="auto"/>
          <w:sz w:val="28"/>
          <w:szCs w:val="28"/>
        </w:rPr>
      </w:pPr>
      <w:bookmarkStart w:id="134" w:name="_Toc123208228"/>
      <w:r>
        <w:rPr>
          <w:rFonts w:ascii="Verdana" w:hAnsi="Verdana"/>
          <w:smallCaps w:val="0"/>
          <w:color w:val="auto"/>
          <w:sz w:val="28"/>
          <w:szCs w:val="28"/>
        </w:rPr>
        <w:t>Flujo del Escenario de Integración</w:t>
      </w:r>
      <w:bookmarkEnd w:id="134"/>
      <w:r w:rsidR="00D85F1E">
        <w:rPr>
          <w:rFonts w:ascii="Verdana" w:hAnsi="Verdana"/>
          <w:smallCaps w:val="0"/>
          <w:color w:val="auto"/>
          <w:sz w:val="28"/>
          <w:szCs w:val="28"/>
        </w:rPr>
        <w:t xml:space="preserve"> </w:t>
      </w:r>
    </w:p>
    <w:p w14:paraId="276515B2" w14:textId="77777777" w:rsidR="00366967" w:rsidRDefault="00D85F1E" w:rsidP="00366967">
      <w:pPr>
        <w:pStyle w:val="TtuloMEGA"/>
        <w:numPr>
          <w:ilvl w:val="2"/>
          <w:numId w:val="26"/>
        </w:numPr>
        <w:rPr>
          <w:rFonts w:ascii="Verdana" w:hAnsi="Verdana"/>
          <w:smallCaps w:val="0"/>
          <w:color w:val="auto"/>
          <w:sz w:val="28"/>
          <w:szCs w:val="28"/>
        </w:rPr>
      </w:pPr>
      <w:bookmarkStart w:id="135" w:name="_Toc123208229"/>
      <w:r w:rsidRPr="00D85F1E">
        <w:rPr>
          <w:rFonts w:ascii="Verdana" w:hAnsi="Verdana"/>
          <w:smallCaps w:val="0"/>
          <w:color w:val="auto"/>
          <w:sz w:val="28"/>
          <w:szCs w:val="28"/>
        </w:rPr>
        <w:t>Datos de prueba unitaria</w:t>
      </w:r>
      <w:bookmarkEnd w:id="135"/>
    </w:p>
    <w:p w14:paraId="6BFE04E2" w14:textId="7016102E" w:rsidR="00D85F1E" w:rsidRPr="00D85F1E" w:rsidRDefault="00366967" w:rsidP="00D85F1E">
      <w:pPr>
        <w:pStyle w:val="TtuloMEGA"/>
        <w:numPr>
          <w:ilvl w:val="2"/>
          <w:numId w:val="26"/>
        </w:numPr>
        <w:rPr>
          <w:rFonts w:ascii="Verdana" w:hAnsi="Verdana"/>
          <w:smallCaps w:val="0"/>
          <w:color w:val="auto"/>
          <w:sz w:val="28"/>
          <w:szCs w:val="28"/>
        </w:rPr>
      </w:pPr>
      <w:bookmarkStart w:id="136" w:name="_Toc123208230"/>
      <w:proofErr w:type="spellStart"/>
      <w:r>
        <w:rPr>
          <w:rFonts w:ascii="Verdana" w:hAnsi="Verdana"/>
          <w:smallCaps w:val="0"/>
          <w:color w:val="auto"/>
          <w:sz w:val="28"/>
          <w:szCs w:val="28"/>
        </w:rPr>
        <w:t>Che</w:t>
      </w:r>
      <w:r w:rsidR="00203CEA">
        <w:rPr>
          <w:rFonts w:ascii="Verdana" w:hAnsi="Verdana"/>
          <w:smallCaps w:val="0"/>
          <w:color w:val="auto"/>
          <w:sz w:val="28"/>
          <w:szCs w:val="28"/>
        </w:rPr>
        <w:t>c</w:t>
      </w:r>
      <w:r>
        <w:rPr>
          <w:rFonts w:ascii="Verdana" w:hAnsi="Verdana"/>
          <w:smallCaps w:val="0"/>
          <w:color w:val="auto"/>
          <w:sz w:val="28"/>
          <w:szCs w:val="28"/>
        </w:rPr>
        <w:t>klist</w:t>
      </w:r>
      <w:proofErr w:type="spellEnd"/>
      <w:r>
        <w:rPr>
          <w:rFonts w:ascii="Verdana" w:hAnsi="Verdana"/>
          <w:smallCaps w:val="0"/>
          <w:color w:val="auto"/>
          <w:sz w:val="28"/>
          <w:szCs w:val="28"/>
        </w:rPr>
        <w:t xml:space="preserve"> para transporte, Precondiciones y Activació</w:t>
      </w:r>
      <w:r w:rsidR="00D85F1E">
        <w:rPr>
          <w:rFonts w:ascii="Verdana" w:hAnsi="Verdana"/>
          <w:smallCaps w:val="0"/>
          <w:color w:val="auto"/>
          <w:sz w:val="28"/>
          <w:szCs w:val="28"/>
        </w:rPr>
        <w:t>n</w:t>
      </w:r>
      <w:bookmarkEnd w:id="136"/>
    </w:p>
    <w:p w14:paraId="0B0E4D4A" w14:textId="77777777" w:rsidR="00366967" w:rsidRPr="00366967" w:rsidRDefault="00366967" w:rsidP="00366967"/>
    <w:p w14:paraId="3CB101E2" w14:textId="77777777" w:rsidR="009B7028" w:rsidRDefault="0035797A" w:rsidP="009B7028">
      <w:pPr>
        <w:pStyle w:val="TtuloMEGA"/>
        <w:numPr>
          <w:ilvl w:val="1"/>
          <w:numId w:val="26"/>
        </w:numPr>
        <w:rPr>
          <w:rFonts w:ascii="Verdana" w:hAnsi="Verdana"/>
          <w:smallCaps w:val="0"/>
          <w:color w:val="auto"/>
          <w:sz w:val="28"/>
          <w:szCs w:val="28"/>
        </w:rPr>
      </w:pPr>
      <w:bookmarkStart w:id="137" w:name="_Toc123208231"/>
      <w:r>
        <w:rPr>
          <w:rFonts w:ascii="Verdana" w:hAnsi="Verdana"/>
          <w:smallCaps w:val="0"/>
          <w:color w:val="auto"/>
          <w:sz w:val="28"/>
          <w:szCs w:val="28"/>
        </w:rPr>
        <w:lastRenderedPageBreak/>
        <w:t>Conversión de Datos</w:t>
      </w:r>
      <w:bookmarkEnd w:id="137"/>
    </w:p>
    <w:p w14:paraId="04C9E481" w14:textId="3108E11E" w:rsidR="009B7028" w:rsidRPr="009B7028" w:rsidRDefault="009B7028" w:rsidP="009B7028">
      <w:pPr>
        <w:pStyle w:val="TtuloMEGA"/>
        <w:ind w:left="1440"/>
        <w:rPr>
          <w:rFonts w:ascii="Verdana" w:hAnsi="Verdana"/>
          <w:smallCaps w:val="0"/>
          <w:color w:val="auto"/>
          <w:sz w:val="28"/>
          <w:szCs w:val="28"/>
        </w:rPr>
      </w:pPr>
      <w:bookmarkStart w:id="138" w:name="_Toc123208232"/>
      <w:r>
        <w:t>N/A</w:t>
      </w:r>
      <w:bookmarkEnd w:id="138"/>
    </w:p>
    <w:p w14:paraId="289B0B71" w14:textId="77777777" w:rsidR="0035797A" w:rsidRPr="00B500D1"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39" w:name="_Toc123208233"/>
      <w:r w:rsidRPr="00B500D1">
        <w:rPr>
          <w:rFonts w:ascii="Verdana" w:hAnsi="Verdana"/>
          <w:smallCaps w:val="0"/>
          <w:color w:val="auto"/>
          <w:sz w:val="28"/>
          <w:szCs w:val="28"/>
        </w:rPr>
        <w:t>Descripción detallada</w:t>
      </w:r>
      <w:bookmarkEnd w:id="139"/>
    </w:p>
    <w:p w14:paraId="5F12C989" w14:textId="77777777" w:rsidR="0035797A"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40" w:name="_Toc123208234"/>
      <w:r w:rsidRPr="00B500D1">
        <w:rPr>
          <w:rFonts w:ascii="Verdana" w:hAnsi="Verdana"/>
          <w:smallCaps w:val="0"/>
          <w:color w:val="auto"/>
          <w:sz w:val="28"/>
          <w:szCs w:val="28"/>
        </w:rPr>
        <w:t>Controles y reconciliación necesarios</w:t>
      </w:r>
      <w:bookmarkEnd w:id="140"/>
    </w:p>
    <w:p w14:paraId="6ECA84A7" w14:textId="77777777" w:rsidR="0035797A" w:rsidRPr="00B500D1" w:rsidRDefault="0035797A" w:rsidP="0035797A"/>
    <w:p w14:paraId="7AFB277A" w14:textId="77777777" w:rsidR="009B7028" w:rsidRDefault="0035797A" w:rsidP="00384C40">
      <w:pPr>
        <w:pStyle w:val="TtuloMEGA"/>
        <w:numPr>
          <w:ilvl w:val="1"/>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41" w:name="_Toc123208235"/>
      <w:proofErr w:type="spellStart"/>
      <w:r>
        <w:rPr>
          <w:rFonts w:ascii="Verdana" w:hAnsi="Verdana"/>
          <w:smallCaps w:val="0"/>
          <w:color w:val="auto"/>
          <w:sz w:val="28"/>
          <w:szCs w:val="28"/>
        </w:rPr>
        <w:t>User</w:t>
      </w:r>
      <w:proofErr w:type="spellEnd"/>
      <w:r>
        <w:rPr>
          <w:rFonts w:ascii="Verdana" w:hAnsi="Verdana"/>
          <w:smallCaps w:val="0"/>
          <w:color w:val="auto"/>
          <w:sz w:val="28"/>
          <w:szCs w:val="28"/>
        </w:rPr>
        <w:t xml:space="preserve"> </w:t>
      </w:r>
      <w:proofErr w:type="spellStart"/>
      <w:r>
        <w:rPr>
          <w:rFonts w:ascii="Verdana" w:hAnsi="Verdana"/>
          <w:smallCaps w:val="0"/>
          <w:color w:val="auto"/>
          <w:sz w:val="28"/>
          <w:szCs w:val="28"/>
        </w:rPr>
        <w:t>Exits</w:t>
      </w:r>
      <w:proofErr w:type="spellEnd"/>
      <w:r>
        <w:rPr>
          <w:rFonts w:ascii="Verdana" w:hAnsi="Verdana"/>
          <w:smallCaps w:val="0"/>
          <w:color w:val="auto"/>
          <w:sz w:val="28"/>
          <w:szCs w:val="28"/>
        </w:rPr>
        <w:t xml:space="preserve"> y Ampliaciones</w:t>
      </w:r>
      <w:bookmarkEnd w:id="141"/>
    </w:p>
    <w:p w14:paraId="17302798" w14:textId="7E8E0E65" w:rsidR="00384C40" w:rsidRPr="009B7028" w:rsidRDefault="00284FFF" w:rsidP="1EB19DB2">
      <w:pPr>
        <w:pStyle w:val="TtuloMEGA"/>
        <w:ind w:left="1440"/>
        <w:rPr>
          <w:rFonts w:ascii="Verdana" w:hAnsi="Verdana"/>
          <w:smallCaps w:val="0"/>
          <w:color w:val="auto"/>
          <w:sz w:val="28"/>
          <w:szCs w:val="28"/>
        </w:rPr>
      </w:pPr>
      <w:r>
        <w:rPr>
          <w:rFonts w:asciiTheme="minorHAnsi" w:eastAsiaTheme="minorEastAsia" w:hAnsiTheme="minorHAnsi" w:cstheme="minorBidi"/>
          <w:b w:val="0"/>
          <w:smallCaps w:val="0"/>
          <w:color w:val="auto"/>
          <w:sz w:val="20"/>
          <w:szCs w:val="20"/>
        </w:rPr>
        <w:t>N/A</w:t>
      </w:r>
    </w:p>
    <w:p w14:paraId="33C0CEA6" w14:textId="30E538DE" w:rsidR="00C6713E" w:rsidRPr="00C6713E" w:rsidRDefault="0035797A" w:rsidP="00C6713E">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42" w:name="_Toc123208237"/>
      <w:proofErr w:type="spellStart"/>
      <w:r w:rsidRPr="00B500D1">
        <w:rPr>
          <w:rFonts w:ascii="Verdana" w:hAnsi="Verdana"/>
          <w:smallCaps w:val="0"/>
          <w:color w:val="auto"/>
          <w:sz w:val="28"/>
          <w:szCs w:val="28"/>
        </w:rPr>
        <w:t>User</w:t>
      </w:r>
      <w:proofErr w:type="spellEnd"/>
      <w:r w:rsidRPr="00B500D1">
        <w:rPr>
          <w:rFonts w:ascii="Verdana" w:hAnsi="Verdana"/>
          <w:smallCaps w:val="0"/>
          <w:color w:val="auto"/>
          <w:sz w:val="28"/>
          <w:szCs w:val="28"/>
        </w:rPr>
        <w:t xml:space="preserve"> </w:t>
      </w:r>
      <w:proofErr w:type="spellStart"/>
      <w:r w:rsidRPr="00B500D1">
        <w:rPr>
          <w:rFonts w:ascii="Verdana" w:hAnsi="Verdana"/>
          <w:smallCaps w:val="0"/>
          <w:color w:val="auto"/>
          <w:sz w:val="28"/>
          <w:szCs w:val="28"/>
        </w:rPr>
        <w:t>Exit</w:t>
      </w:r>
      <w:r w:rsidR="00040C81">
        <w:rPr>
          <w:rFonts w:ascii="Verdana" w:hAnsi="Verdana"/>
          <w:smallCaps w:val="0"/>
          <w:color w:val="auto"/>
          <w:sz w:val="28"/>
          <w:szCs w:val="28"/>
        </w:rPr>
        <w:t>s</w:t>
      </w:r>
      <w:bookmarkEnd w:id="142"/>
      <w:proofErr w:type="spellEnd"/>
    </w:p>
    <w:p w14:paraId="2C6E3344" w14:textId="58C86F8E" w:rsidR="00F86305" w:rsidRDefault="0035797A" w:rsidP="00F86305">
      <w:pPr>
        <w:pStyle w:val="TtuloMEGA"/>
        <w:numPr>
          <w:ilvl w:val="2"/>
          <w:numId w:val="26"/>
        </w:numPr>
        <w:rPr>
          <w:rFonts w:ascii="Verdana" w:hAnsi="Verdana"/>
          <w:smallCaps w:val="0"/>
          <w:color w:val="auto"/>
          <w:sz w:val="28"/>
          <w:szCs w:val="28"/>
        </w:rPr>
      </w:pPr>
      <w:bookmarkStart w:id="143" w:name="_Toc123208238"/>
      <w:commentRangeStart w:id="144"/>
      <w:r w:rsidRPr="009B7028">
        <w:rPr>
          <w:rFonts w:ascii="Verdana" w:hAnsi="Verdana"/>
          <w:smallCaps w:val="0"/>
          <w:color w:val="auto"/>
          <w:sz w:val="28"/>
          <w:szCs w:val="28"/>
        </w:rPr>
        <w:t>Descripción lógica requerida</w:t>
      </w:r>
      <w:bookmarkEnd w:id="143"/>
      <w:commentRangeEnd w:id="144"/>
      <w:r w:rsidR="0028538B">
        <w:rPr>
          <w:rStyle w:val="CommentReference"/>
          <w:rFonts w:asciiTheme="minorHAnsi" w:eastAsiaTheme="minorHAnsi" w:hAnsiTheme="minorHAnsi" w:cstheme="minorBidi"/>
          <w:b w:val="0"/>
          <w:smallCaps w:val="0"/>
          <w:color w:val="auto"/>
        </w:rPr>
        <w:commentReference w:id="144"/>
      </w:r>
    </w:p>
    <w:p w14:paraId="1C6C751A" w14:textId="5839BED5" w:rsidR="00C64D74" w:rsidRPr="00C64D74" w:rsidRDefault="00C64D74" w:rsidP="00C64D74">
      <w:r w:rsidRPr="00C64D74">
        <w:rPr>
          <w:rFonts w:ascii="Verdana" w:hAnsi="Verdana"/>
          <w:b/>
          <w:bCs/>
        </w:rPr>
        <w:t>Diseño Funcional</w:t>
      </w:r>
      <w:r>
        <w:rPr>
          <w:rFonts w:ascii="Verdana" w:hAnsi="Verdana"/>
          <w:b/>
          <w:bCs/>
        </w:rPr>
        <w:t>:</w:t>
      </w:r>
    </w:p>
    <w:p w14:paraId="4167FD15" w14:textId="4D64E7CB" w:rsidR="00F86305" w:rsidRDefault="00F86305" w:rsidP="00F86305">
      <w:pPr>
        <w:pStyle w:val="TtuloMEGA"/>
        <w:rPr>
          <w:color w:val="auto"/>
        </w:rPr>
      </w:pPr>
      <w:commentRangeStart w:id="146"/>
      <w:commentRangeStart w:id="147"/>
      <w:commentRangeStart w:id="148"/>
      <w:r w:rsidRPr="3B5BE589">
        <w:rPr>
          <w:color w:val="auto"/>
        </w:rPr>
        <w:t>El presente RICEFW incluye:</w:t>
      </w:r>
      <w:commentRangeEnd w:id="146"/>
      <w:r>
        <w:rPr>
          <w:rStyle w:val="CommentReference"/>
        </w:rPr>
        <w:commentReference w:id="146"/>
      </w:r>
      <w:commentRangeEnd w:id="147"/>
      <w:r>
        <w:rPr>
          <w:rStyle w:val="CommentReference"/>
        </w:rPr>
        <w:commentReference w:id="147"/>
      </w:r>
      <w:commentRangeEnd w:id="148"/>
      <w:r>
        <w:rPr>
          <w:rStyle w:val="CommentReference"/>
        </w:rPr>
        <w:commentReference w:id="148"/>
      </w:r>
    </w:p>
    <w:p w14:paraId="331D366E" w14:textId="2B82AB95" w:rsidR="00F86305" w:rsidRDefault="00F86305" w:rsidP="00F86305">
      <w:r>
        <w:t>El desarrollo de una transacción</w:t>
      </w:r>
      <w:r w:rsidR="001C2B10">
        <w:t xml:space="preserve"> que tome los datos que van a estar cargados en el archivo de Excel</w:t>
      </w:r>
      <w:r w:rsidR="00EF29CF">
        <w:t>,</w:t>
      </w:r>
      <w:r w:rsidR="001C2B10">
        <w:t xml:space="preserve"> </w:t>
      </w:r>
      <w:r w:rsidR="00D4321E">
        <w:t xml:space="preserve">que son estas 6 columnas o datos </w:t>
      </w:r>
      <w:r w:rsidR="001C2B10">
        <w:t>que se le harán validaciones a enumerar:</w:t>
      </w:r>
    </w:p>
    <w:p w14:paraId="094EBC37" w14:textId="34AF1E93" w:rsidR="003363EE" w:rsidRDefault="003363EE" w:rsidP="003363EE">
      <w:pPr>
        <w:spacing w:after="0" w:line="240" w:lineRule="auto"/>
        <w:rPr>
          <w:rFonts w:ascii="Calibri" w:eastAsia="Times New Roman" w:hAnsi="Calibri" w:cs="Calibri"/>
          <w:b/>
          <w:bCs/>
          <w:color w:val="000000"/>
          <w:sz w:val="22"/>
          <w:lang w:val="es-AR" w:eastAsia="es-AR"/>
        </w:rPr>
      </w:pPr>
      <w:r w:rsidRPr="4D8E34D9">
        <w:rPr>
          <w:rFonts w:ascii="Calibri" w:eastAsia="Times New Roman" w:hAnsi="Calibri" w:cs="Calibri"/>
          <w:b/>
          <w:color w:val="000000" w:themeColor="text1"/>
          <w:sz w:val="22"/>
          <w:lang w:val="es-AR" w:eastAsia="es-AR"/>
        </w:rPr>
        <w:t xml:space="preserve">1 </w:t>
      </w:r>
      <w:commentRangeStart w:id="150"/>
      <w:commentRangeStart w:id="151"/>
      <w:proofErr w:type="spellStart"/>
      <w:r w:rsidRPr="4D8E34D9">
        <w:rPr>
          <w:rFonts w:ascii="Calibri" w:eastAsia="Times New Roman" w:hAnsi="Calibri" w:cs="Calibri"/>
          <w:b/>
          <w:color w:val="000000" w:themeColor="text1"/>
          <w:sz w:val="22"/>
          <w:lang w:val="es-AR" w:eastAsia="es-AR"/>
        </w:rPr>
        <w:t>NúmExtFich</w:t>
      </w:r>
      <w:proofErr w:type="spellEnd"/>
      <w:r w:rsidRPr="4D8E34D9">
        <w:rPr>
          <w:rFonts w:ascii="Calibri" w:eastAsia="Times New Roman" w:hAnsi="Calibri" w:cs="Calibri"/>
          <w:b/>
          <w:color w:val="000000" w:themeColor="text1"/>
          <w:sz w:val="22"/>
          <w:lang w:val="es-AR" w:eastAsia="es-AR"/>
        </w:rPr>
        <w:t xml:space="preserve">: </w:t>
      </w:r>
      <w:r w:rsidRPr="4D8E34D9">
        <w:rPr>
          <w:rFonts w:ascii="Calibri" w:eastAsia="Times New Roman" w:hAnsi="Calibri" w:cs="Calibri"/>
          <w:b/>
          <w:bCs/>
          <w:color w:val="000000" w:themeColor="text1"/>
          <w:sz w:val="22"/>
          <w:lang w:val="es-AR" w:eastAsia="es-AR"/>
        </w:rPr>
        <w:t xml:space="preserve"> </w:t>
      </w:r>
      <w:commentRangeEnd w:id="150"/>
      <w:r>
        <w:rPr>
          <w:rStyle w:val="CommentReference"/>
        </w:rPr>
        <w:commentReference w:id="150"/>
      </w:r>
      <w:r w:rsidR="00937F4C">
        <w:rPr>
          <w:sz w:val="22"/>
        </w:rPr>
        <w:t>[</w:t>
      </w:r>
      <w:r w:rsidR="00937F4C">
        <w:rPr>
          <w:i/>
          <w:iCs/>
          <w:sz w:val="22"/>
        </w:rPr>
        <w:t>Opcional</w:t>
      </w:r>
      <w:r w:rsidR="00937F4C">
        <w:rPr>
          <w:sz w:val="22"/>
        </w:rPr>
        <w:t>]</w:t>
      </w:r>
      <w:commentRangeEnd w:id="151"/>
      <w:r>
        <w:rPr>
          <w:rStyle w:val="CommentReference"/>
        </w:rPr>
        <w:commentReference w:id="151"/>
      </w:r>
    </w:p>
    <w:p w14:paraId="2C973E5B" w14:textId="53CE2A0E" w:rsidR="003363EE" w:rsidRDefault="003363EE" w:rsidP="003363EE">
      <w:pPr>
        <w:spacing w:after="0" w:line="240" w:lineRule="auto"/>
        <w:rPr>
          <w:rFonts w:ascii="Calibri" w:eastAsia="Times New Roman" w:hAnsi="Calibri" w:cs="Calibri"/>
          <w:b/>
          <w:bCs/>
          <w:color w:val="000000"/>
          <w:sz w:val="22"/>
          <w:lang w:val="es-AR" w:eastAsia="es-AR"/>
        </w:rPr>
      </w:pPr>
      <w:r>
        <w:rPr>
          <w:rFonts w:ascii="Calibri" w:eastAsia="Times New Roman" w:hAnsi="Calibri" w:cs="Calibri"/>
          <w:b/>
          <w:bCs/>
          <w:color w:val="000000"/>
          <w:sz w:val="22"/>
          <w:lang w:val="es-AR" w:eastAsia="es-AR"/>
        </w:rPr>
        <w:t xml:space="preserve">2 </w:t>
      </w:r>
      <w:proofErr w:type="spellStart"/>
      <w:r w:rsidRPr="00E47AE4">
        <w:rPr>
          <w:rFonts w:ascii="Calibri" w:eastAsia="Times New Roman" w:hAnsi="Calibri" w:cs="Calibri"/>
          <w:b/>
          <w:bCs/>
          <w:color w:val="000000"/>
          <w:sz w:val="22"/>
          <w:lang w:val="es-AR" w:eastAsia="es-AR"/>
        </w:rPr>
        <w:t>Nº</w:t>
      </w:r>
      <w:proofErr w:type="spellEnd"/>
      <w:r w:rsidRPr="00E47AE4">
        <w:rPr>
          <w:rFonts w:ascii="Calibri" w:eastAsia="Times New Roman" w:hAnsi="Calibri" w:cs="Calibri"/>
          <w:b/>
          <w:bCs/>
          <w:color w:val="000000"/>
          <w:sz w:val="22"/>
          <w:lang w:val="es-AR" w:eastAsia="es-AR"/>
        </w:rPr>
        <w:t xml:space="preserve"> </w:t>
      </w:r>
      <w:proofErr w:type="spellStart"/>
      <w:proofErr w:type="gramStart"/>
      <w:r w:rsidRPr="00E47AE4">
        <w:rPr>
          <w:rFonts w:ascii="Calibri" w:eastAsia="Times New Roman" w:hAnsi="Calibri" w:cs="Calibri"/>
          <w:b/>
          <w:bCs/>
          <w:color w:val="000000"/>
          <w:sz w:val="22"/>
          <w:lang w:val="es-AR" w:eastAsia="es-AR"/>
        </w:rPr>
        <w:t>doc.planif</w:t>
      </w:r>
      <w:proofErr w:type="spellEnd"/>
      <w:proofErr w:type="gramEnd"/>
      <w:r w:rsidRPr="00E47AE4">
        <w:rPr>
          <w:rFonts w:ascii="Calibri" w:eastAsia="Times New Roman" w:hAnsi="Calibri" w:cs="Calibri"/>
          <w:b/>
          <w:bCs/>
          <w:color w:val="000000"/>
          <w:sz w:val="22"/>
          <w:lang w:val="es-AR" w:eastAsia="es-AR"/>
        </w:rPr>
        <w:t>.</w:t>
      </w:r>
      <w:r>
        <w:rPr>
          <w:rFonts w:ascii="Calibri" w:eastAsia="Times New Roman" w:hAnsi="Calibri" w:cs="Calibri"/>
          <w:b/>
          <w:bCs/>
          <w:color w:val="000000"/>
          <w:sz w:val="22"/>
          <w:lang w:val="es-AR" w:eastAsia="es-AR"/>
        </w:rPr>
        <w:t>:</w:t>
      </w:r>
      <w:r w:rsidR="00937F4C" w:rsidRPr="00937F4C">
        <w:rPr>
          <w:sz w:val="22"/>
        </w:rPr>
        <w:t xml:space="preserve"> </w:t>
      </w:r>
      <w:r w:rsidR="00937F4C">
        <w:rPr>
          <w:sz w:val="22"/>
        </w:rPr>
        <w:t>[</w:t>
      </w:r>
      <w:r w:rsidR="00937F4C">
        <w:rPr>
          <w:i/>
          <w:iCs/>
          <w:sz w:val="22"/>
        </w:rPr>
        <w:t>Obligatorio</w:t>
      </w:r>
      <w:r w:rsidR="00937F4C">
        <w:rPr>
          <w:sz w:val="22"/>
        </w:rPr>
        <w:t>]</w:t>
      </w:r>
      <w:r w:rsidR="00A818E1">
        <w:rPr>
          <w:sz w:val="22"/>
        </w:rPr>
        <w:t xml:space="preserve"> </w:t>
      </w:r>
    </w:p>
    <w:p w14:paraId="414001A0" w14:textId="0E376A8B" w:rsidR="003363EE" w:rsidRDefault="003363EE" w:rsidP="003363EE">
      <w:pPr>
        <w:spacing w:after="0" w:line="240" w:lineRule="auto"/>
        <w:rPr>
          <w:rFonts w:ascii="Calibri" w:eastAsia="Times New Roman" w:hAnsi="Calibri" w:cs="Calibri"/>
          <w:b/>
          <w:bCs/>
          <w:color w:val="000000"/>
          <w:sz w:val="22"/>
          <w:lang w:val="es-AR" w:eastAsia="es-AR"/>
        </w:rPr>
      </w:pPr>
      <w:r>
        <w:rPr>
          <w:rFonts w:ascii="Calibri" w:eastAsia="Times New Roman" w:hAnsi="Calibri" w:cs="Calibri"/>
          <w:b/>
          <w:bCs/>
          <w:color w:val="000000"/>
          <w:sz w:val="22"/>
          <w:lang w:val="es-AR" w:eastAsia="es-AR"/>
        </w:rPr>
        <w:t xml:space="preserve">3 </w:t>
      </w:r>
      <w:proofErr w:type="spellStart"/>
      <w:r w:rsidRPr="00E47AE4">
        <w:rPr>
          <w:rFonts w:ascii="Calibri" w:eastAsia="Times New Roman" w:hAnsi="Calibri" w:cs="Calibri"/>
          <w:b/>
          <w:bCs/>
          <w:color w:val="000000"/>
          <w:sz w:val="22"/>
          <w:lang w:val="es-AR" w:eastAsia="es-AR"/>
        </w:rPr>
        <w:t>PosClvDocPl</w:t>
      </w:r>
      <w:proofErr w:type="spellEnd"/>
      <w:r>
        <w:rPr>
          <w:rFonts w:ascii="Calibri" w:eastAsia="Times New Roman" w:hAnsi="Calibri" w:cs="Calibri"/>
          <w:b/>
          <w:bCs/>
          <w:color w:val="000000"/>
          <w:sz w:val="22"/>
          <w:lang w:val="es-AR" w:eastAsia="es-AR"/>
        </w:rPr>
        <w:t>:</w:t>
      </w:r>
      <w:r w:rsidR="00937F4C" w:rsidRPr="00937F4C">
        <w:rPr>
          <w:sz w:val="22"/>
        </w:rPr>
        <w:t xml:space="preserve"> </w:t>
      </w:r>
      <w:r w:rsidR="00937F4C">
        <w:rPr>
          <w:sz w:val="22"/>
        </w:rPr>
        <w:t>[</w:t>
      </w:r>
      <w:r w:rsidR="00937F4C">
        <w:rPr>
          <w:i/>
          <w:iCs/>
          <w:sz w:val="22"/>
        </w:rPr>
        <w:t>Obligatorio</w:t>
      </w:r>
      <w:r w:rsidR="00937F4C">
        <w:rPr>
          <w:sz w:val="22"/>
        </w:rPr>
        <w:t>]</w:t>
      </w:r>
    </w:p>
    <w:p w14:paraId="4F8B256D" w14:textId="194B25D7" w:rsidR="003363EE" w:rsidRDefault="003363EE" w:rsidP="003363EE">
      <w:pPr>
        <w:spacing w:after="0" w:line="240" w:lineRule="auto"/>
        <w:rPr>
          <w:rFonts w:ascii="Calibri" w:eastAsia="Times New Roman" w:hAnsi="Calibri" w:cs="Calibri"/>
          <w:b/>
          <w:bCs/>
          <w:color w:val="000000"/>
          <w:sz w:val="22"/>
          <w:lang w:val="es-AR" w:eastAsia="es-AR"/>
        </w:rPr>
      </w:pPr>
      <w:r w:rsidRPr="7AFFD49A">
        <w:rPr>
          <w:rFonts w:ascii="Calibri" w:eastAsia="Times New Roman" w:hAnsi="Calibri" w:cs="Calibri"/>
          <w:b/>
          <w:color w:val="000000" w:themeColor="text1"/>
          <w:sz w:val="22"/>
          <w:lang w:val="es-AR" w:eastAsia="es-AR"/>
        </w:rPr>
        <w:t xml:space="preserve">4 </w:t>
      </w:r>
      <w:commentRangeStart w:id="152"/>
      <w:commentRangeStart w:id="153"/>
      <w:proofErr w:type="gramStart"/>
      <w:r w:rsidRPr="7AFFD49A">
        <w:rPr>
          <w:rFonts w:ascii="Calibri" w:eastAsia="Times New Roman" w:hAnsi="Calibri" w:cs="Calibri"/>
          <w:b/>
          <w:color w:val="000000" w:themeColor="text1"/>
          <w:sz w:val="22"/>
          <w:lang w:val="es-AR" w:eastAsia="es-AR"/>
        </w:rPr>
        <w:t>Cantidad</w:t>
      </w:r>
      <w:proofErr w:type="gramEnd"/>
      <w:r w:rsidRPr="7AFFD49A">
        <w:rPr>
          <w:rFonts w:ascii="Calibri" w:eastAsia="Times New Roman" w:hAnsi="Calibri" w:cs="Calibri"/>
          <w:b/>
          <w:color w:val="000000" w:themeColor="text1"/>
          <w:sz w:val="22"/>
          <w:lang w:val="es-AR" w:eastAsia="es-AR"/>
        </w:rPr>
        <w:t xml:space="preserve"> </w:t>
      </w:r>
      <w:r w:rsidRPr="7AFFD49A">
        <w:rPr>
          <w:rFonts w:ascii="Calibri" w:eastAsia="Times New Roman" w:hAnsi="Calibri" w:cs="Calibri"/>
          <w:b/>
          <w:bCs/>
          <w:color w:val="000000" w:themeColor="text1"/>
          <w:sz w:val="22"/>
          <w:lang w:val="es-AR" w:eastAsia="es-AR"/>
        </w:rPr>
        <w:t>Neta</w:t>
      </w:r>
      <w:r w:rsidRPr="7AFFD49A">
        <w:rPr>
          <w:rFonts w:ascii="Calibri" w:eastAsia="Times New Roman" w:hAnsi="Calibri" w:cs="Calibri"/>
          <w:b/>
          <w:color w:val="000000" w:themeColor="text1"/>
          <w:sz w:val="22"/>
          <w:lang w:val="es-AR" w:eastAsia="es-AR"/>
        </w:rPr>
        <w:t>:</w:t>
      </w:r>
      <w:commentRangeEnd w:id="152"/>
      <w:r>
        <w:rPr>
          <w:rStyle w:val="CommentReference"/>
        </w:rPr>
        <w:commentReference w:id="152"/>
      </w:r>
      <w:r w:rsidR="00937F4C">
        <w:rPr>
          <w:sz w:val="22"/>
        </w:rPr>
        <w:t>[</w:t>
      </w:r>
      <w:r w:rsidR="00937F4C">
        <w:rPr>
          <w:i/>
          <w:iCs/>
          <w:sz w:val="22"/>
        </w:rPr>
        <w:t>Obligatorio</w:t>
      </w:r>
      <w:r w:rsidR="00937F4C">
        <w:rPr>
          <w:sz w:val="22"/>
        </w:rPr>
        <w:t>]</w:t>
      </w:r>
      <w:commentRangeEnd w:id="153"/>
      <w:r>
        <w:rPr>
          <w:rStyle w:val="CommentReference"/>
        </w:rPr>
        <w:commentReference w:id="153"/>
      </w:r>
    </w:p>
    <w:p w14:paraId="28279952" w14:textId="1629177E" w:rsidR="003363EE" w:rsidRDefault="003363EE" w:rsidP="003363EE">
      <w:pPr>
        <w:spacing w:after="0" w:line="240" w:lineRule="auto"/>
        <w:rPr>
          <w:rFonts w:ascii="Calibri" w:eastAsia="Times New Roman" w:hAnsi="Calibri" w:cs="Calibri"/>
          <w:b/>
          <w:bCs/>
          <w:color w:val="000000"/>
          <w:sz w:val="22"/>
          <w:lang w:val="es-AR" w:eastAsia="es-AR"/>
        </w:rPr>
      </w:pPr>
      <w:r>
        <w:rPr>
          <w:rFonts w:ascii="Calibri" w:eastAsia="Times New Roman" w:hAnsi="Calibri" w:cs="Calibri"/>
          <w:b/>
          <w:bCs/>
          <w:color w:val="000000"/>
          <w:sz w:val="22"/>
          <w:lang w:val="es-AR" w:eastAsia="es-AR"/>
        </w:rPr>
        <w:t xml:space="preserve">5 </w:t>
      </w:r>
      <w:proofErr w:type="gramStart"/>
      <w:r w:rsidRPr="00E47AE4">
        <w:rPr>
          <w:rFonts w:ascii="Calibri" w:eastAsia="Times New Roman" w:hAnsi="Calibri" w:cs="Calibri"/>
          <w:b/>
          <w:bCs/>
          <w:color w:val="000000"/>
          <w:sz w:val="22"/>
          <w:lang w:val="es-AR" w:eastAsia="es-AR"/>
        </w:rPr>
        <w:t>Fecha</w:t>
      </w:r>
      <w:proofErr w:type="gramEnd"/>
      <w:r w:rsidRPr="00E47AE4">
        <w:rPr>
          <w:rFonts w:ascii="Calibri" w:eastAsia="Times New Roman" w:hAnsi="Calibri" w:cs="Calibri"/>
          <w:b/>
          <w:bCs/>
          <w:color w:val="000000"/>
          <w:sz w:val="22"/>
          <w:lang w:val="es-AR" w:eastAsia="es-AR"/>
        </w:rPr>
        <w:t xml:space="preserve"> Final</w:t>
      </w:r>
      <w:r>
        <w:rPr>
          <w:rFonts w:ascii="Calibri" w:eastAsia="Times New Roman" w:hAnsi="Calibri" w:cs="Calibri"/>
          <w:b/>
          <w:bCs/>
          <w:color w:val="000000"/>
          <w:sz w:val="22"/>
          <w:lang w:val="es-AR" w:eastAsia="es-AR"/>
        </w:rPr>
        <w:t>:</w:t>
      </w:r>
      <w:r w:rsidR="00937F4C" w:rsidRPr="00937F4C">
        <w:rPr>
          <w:sz w:val="22"/>
        </w:rPr>
        <w:t xml:space="preserve"> </w:t>
      </w:r>
      <w:r w:rsidR="00937F4C">
        <w:rPr>
          <w:sz w:val="22"/>
        </w:rPr>
        <w:t>[O</w:t>
      </w:r>
      <w:r w:rsidR="00937F4C">
        <w:rPr>
          <w:i/>
          <w:iCs/>
          <w:sz w:val="22"/>
        </w:rPr>
        <w:t>bligatorio</w:t>
      </w:r>
      <w:r w:rsidR="00937F4C">
        <w:rPr>
          <w:sz w:val="22"/>
        </w:rPr>
        <w:t>]</w:t>
      </w:r>
    </w:p>
    <w:p w14:paraId="1231A6A6" w14:textId="108EA6E4" w:rsidR="003363EE" w:rsidRDefault="003363EE" w:rsidP="003363EE">
      <w:pPr>
        <w:spacing w:after="0" w:line="240" w:lineRule="auto"/>
        <w:rPr>
          <w:sz w:val="22"/>
        </w:rPr>
      </w:pPr>
      <w:r>
        <w:rPr>
          <w:rFonts w:ascii="Calibri" w:eastAsia="Times New Roman" w:hAnsi="Calibri" w:cs="Calibri"/>
          <w:b/>
          <w:bCs/>
          <w:color w:val="000000"/>
          <w:sz w:val="22"/>
          <w:lang w:val="es-AR" w:eastAsia="es-AR"/>
        </w:rPr>
        <w:t xml:space="preserve">6 </w:t>
      </w:r>
      <w:proofErr w:type="gramStart"/>
      <w:r w:rsidRPr="00E47AE4">
        <w:rPr>
          <w:rFonts w:ascii="Calibri" w:eastAsia="Times New Roman" w:hAnsi="Calibri" w:cs="Calibri"/>
          <w:b/>
          <w:bCs/>
          <w:color w:val="000000"/>
          <w:sz w:val="22"/>
          <w:lang w:val="es-AR" w:eastAsia="es-AR"/>
        </w:rPr>
        <w:t>Patente</w:t>
      </w:r>
      <w:proofErr w:type="gramEnd"/>
      <w:r w:rsidRPr="00E47AE4">
        <w:rPr>
          <w:rFonts w:ascii="Calibri" w:eastAsia="Times New Roman" w:hAnsi="Calibri" w:cs="Calibri"/>
          <w:b/>
          <w:bCs/>
          <w:color w:val="000000"/>
          <w:sz w:val="22"/>
          <w:lang w:val="es-AR" w:eastAsia="es-AR"/>
        </w:rPr>
        <w:t xml:space="preserve"> del Vagón</w:t>
      </w:r>
      <w:r>
        <w:rPr>
          <w:rFonts w:ascii="Calibri" w:eastAsia="Times New Roman" w:hAnsi="Calibri" w:cs="Calibri"/>
          <w:b/>
          <w:bCs/>
          <w:color w:val="000000"/>
          <w:sz w:val="22"/>
          <w:lang w:val="es-AR" w:eastAsia="es-AR"/>
        </w:rPr>
        <w:t>:</w:t>
      </w:r>
      <w:r w:rsidR="00937F4C" w:rsidRPr="00937F4C">
        <w:rPr>
          <w:sz w:val="22"/>
        </w:rPr>
        <w:t xml:space="preserve"> </w:t>
      </w:r>
      <w:r w:rsidR="00937F4C">
        <w:rPr>
          <w:sz w:val="22"/>
        </w:rPr>
        <w:t>[</w:t>
      </w:r>
      <w:r w:rsidR="00937F4C">
        <w:rPr>
          <w:i/>
          <w:iCs/>
          <w:sz w:val="22"/>
        </w:rPr>
        <w:t>Obligatorio</w:t>
      </w:r>
      <w:r w:rsidR="00937F4C">
        <w:rPr>
          <w:sz w:val="22"/>
        </w:rPr>
        <w:t>]</w:t>
      </w:r>
    </w:p>
    <w:p w14:paraId="4BA53778" w14:textId="1C4DCABE" w:rsidR="00937F4C" w:rsidRDefault="00937F4C" w:rsidP="003363EE">
      <w:pPr>
        <w:spacing w:after="0" w:line="240" w:lineRule="auto"/>
        <w:rPr>
          <w:sz w:val="22"/>
        </w:rPr>
      </w:pPr>
    </w:p>
    <w:p w14:paraId="7B400089" w14:textId="77777777" w:rsidR="00A818E1" w:rsidRDefault="00937F4C" w:rsidP="00A818E1">
      <w:pPr>
        <w:spacing w:after="0" w:line="240" w:lineRule="auto"/>
        <w:rPr>
          <w:sz w:val="22"/>
        </w:rPr>
      </w:pPr>
      <w:proofErr w:type="gramStart"/>
      <w:r w:rsidRPr="00A818E1">
        <w:rPr>
          <w:sz w:val="22"/>
        </w:rPr>
        <w:t>Validaciones a aplicar</w:t>
      </w:r>
      <w:proofErr w:type="gramEnd"/>
      <w:r w:rsidRPr="00A818E1">
        <w:rPr>
          <w:sz w:val="22"/>
        </w:rPr>
        <w:t xml:space="preserve">: </w:t>
      </w:r>
    </w:p>
    <w:p w14:paraId="74A1B919" w14:textId="77777777" w:rsidR="00A818E1" w:rsidRDefault="00A818E1" w:rsidP="00A818E1">
      <w:pPr>
        <w:spacing w:after="0" w:line="240" w:lineRule="auto"/>
        <w:rPr>
          <w:sz w:val="22"/>
        </w:rPr>
      </w:pPr>
    </w:p>
    <w:p w14:paraId="0D50BF92" w14:textId="475020EE" w:rsidR="00A818E1" w:rsidRPr="00E2478A" w:rsidRDefault="00937F4C" w:rsidP="00E2478A">
      <w:pPr>
        <w:pStyle w:val="Heading3"/>
        <w:rPr>
          <w:rFonts w:ascii="Calibri" w:eastAsia="Times New Roman" w:hAnsi="Calibri" w:cs="Calibri"/>
          <w:b w:val="0"/>
          <w:lang w:val="es-AR" w:eastAsia="es-AR"/>
        </w:rPr>
      </w:pPr>
      <w:r w:rsidRPr="00A818E1">
        <w:rPr>
          <w:rFonts w:ascii="Calibri" w:eastAsia="Times New Roman" w:hAnsi="Calibri" w:cs="Calibri"/>
          <w:lang w:val="es-AR" w:eastAsia="es-AR"/>
        </w:rPr>
        <w:t xml:space="preserve">1 </w:t>
      </w:r>
      <w:commentRangeStart w:id="154"/>
      <w:proofErr w:type="spellStart"/>
      <w:r w:rsidRPr="00A818E1">
        <w:rPr>
          <w:rFonts w:ascii="Calibri" w:eastAsia="Times New Roman" w:hAnsi="Calibri" w:cs="Calibri"/>
          <w:lang w:val="es-AR" w:eastAsia="es-AR"/>
        </w:rPr>
        <w:t>NúmExtFich</w:t>
      </w:r>
      <w:proofErr w:type="spellEnd"/>
      <w:r w:rsidRPr="00A818E1">
        <w:rPr>
          <w:rFonts w:ascii="Calibri" w:eastAsia="Times New Roman" w:hAnsi="Calibri" w:cs="Calibri"/>
          <w:lang w:val="es-AR" w:eastAsia="es-AR"/>
        </w:rPr>
        <w:t>:</w:t>
      </w:r>
      <w:r w:rsidR="00E2478A">
        <w:rPr>
          <w:rFonts w:ascii="Calibri" w:eastAsia="Times New Roman" w:hAnsi="Calibri" w:cs="Calibri"/>
          <w:b w:val="0"/>
          <w:lang w:val="es-AR" w:eastAsia="es-AR"/>
        </w:rPr>
        <w:t xml:space="preserve"> </w:t>
      </w:r>
      <w:r w:rsidR="00E2478A">
        <w:rPr>
          <w:rFonts w:cs="Arial"/>
          <w:color w:val="000080"/>
        </w:rPr>
        <w:t xml:space="preserve">Número externo de la ficha de control </w:t>
      </w:r>
      <w:r w:rsidRPr="00A818E1">
        <w:rPr>
          <w:rFonts w:ascii="Calibri" w:eastAsia="Times New Roman" w:hAnsi="Calibri" w:cs="Calibri"/>
          <w:lang w:val="es-AR" w:eastAsia="es-AR"/>
        </w:rPr>
        <w:t xml:space="preserve"> </w:t>
      </w:r>
      <w:commentRangeEnd w:id="154"/>
      <w:r>
        <w:rPr>
          <w:rStyle w:val="CommentReference"/>
        </w:rPr>
        <w:commentReference w:id="154"/>
      </w:r>
      <w:r w:rsidR="00ED584D">
        <w:rPr>
          <w:rFonts w:ascii="Calibri" w:eastAsia="Times New Roman" w:hAnsi="Calibri" w:cs="Calibri"/>
          <w:lang w:val="es-AR" w:eastAsia="es-AR"/>
        </w:rPr>
        <w:t>Tabla:</w:t>
      </w:r>
      <w:r w:rsidR="00E87066">
        <w:rPr>
          <w:rFonts w:ascii="Calibri" w:eastAsia="Times New Roman" w:hAnsi="Calibri" w:cs="Calibri"/>
          <w:lang w:val="es-AR" w:eastAsia="es-AR"/>
        </w:rPr>
        <w:t xml:space="preserve"> </w:t>
      </w:r>
      <w:r w:rsidR="00E2478A" w:rsidRPr="00E2478A">
        <w:rPr>
          <w:rFonts w:ascii="Calibri" w:eastAsia="Times New Roman" w:hAnsi="Calibri" w:cs="Calibri"/>
          <w:bCs/>
          <w:lang w:val="es-AR" w:eastAsia="es-AR"/>
        </w:rPr>
        <w:t>ROIJTIC_IO</w:t>
      </w:r>
      <w:r w:rsidR="00ED584D">
        <w:rPr>
          <w:rFonts w:ascii="Calibri" w:eastAsia="Times New Roman" w:hAnsi="Calibri" w:cs="Calibri"/>
          <w:bCs/>
          <w:lang w:val="es-AR" w:eastAsia="es-AR"/>
        </w:rPr>
        <w:t>, Campo:</w:t>
      </w:r>
      <w:r w:rsidR="00965382">
        <w:rPr>
          <w:rFonts w:ascii="Calibri" w:eastAsia="Times New Roman" w:hAnsi="Calibri" w:cs="Calibri"/>
          <w:bCs/>
          <w:lang w:val="es-AR" w:eastAsia="es-AR"/>
        </w:rPr>
        <w:t xml:space="preserve"> </w:t>
      </w:r>
      <w:r w:rsidR="00E2478A" w:rsidRPr="00E2478A">
        <w:rPr>
          <w:rFonts w:ascii="Calibri" w:eastAsia="Times New Roman" w:hAnsi="Calibri" w:cs="Calibri"/>
          <w:bCs/>
          <w:lang w:val="es-AR" w:eastAsia="es-AR"/>
        </w:rPr>
        <w:t>TICKETNR</w:t>
      </w:r>
      <w:r w:rsidR="00E2478A">
        <w:rPr>
          <w:rFonts w:ascii="Calibri" w:eastAsia="Times New Roman" w:hAnsi="Calibri" w:cs="Calibri"/>
          <w:b w:val="0"/>
          <w:bCs/>
          <w:lang w:val="es-AR" w:eastAsia="es-AR"/>
        </w:rPr>
        <w:t xml:space="preserve"> </w:t>
      </w:r>
      <w:r w:rsidR="00A818E1" w:rsidRPr="00E2478A">
        <w:rPr>
          <w:rFonts w:ascii="Calibri" w:eastAsia="Times New Roman" w:hAnsi="Calibri" w:cs="Calibri"/>
          <w:b w:val="0"/>
          <w:bCs/>
          <w:lang w:val="es-AR" w:eastAsia="es-AR"/>
        </w:rPr>
        <w:t>E</w:t>
      </w:r>
      <w:r w:rsidR="00A818E1" w:rsidRPr="00E2478A">
        <w:rPr>
          <w:rFonts w:ascii="Calibri" w:eastAsia="Times New Roman" w:hAnsi="Calibri" w:cs="Calibri"/>
          <w:b w:val="0"/>
          <w:lang w:val="es-AR" w:eastAsia="es-AR"/>
        </w:rPr>
        <w:t xml:space="preserve">ste campo es de carga opcional. Si no se completara, el sistema igualmente por standard va a generar el </w:t>
      </w:r>
      <w:proofErr w:type="gramStart"/>
      <w:r w:rsidR="00A818E1" w:rsidRPr="00E2478A">
        <w:rPr>
          <w:rFonts w:ascii="Calibri" w:eastAsia="Times New Roman" w:hAnsi="Calibri" w:cs="Calibri"/>
          <w:b w:val="0"/>
          <w:lang w:val="es-AR" w:eastAsia="es-AR"/>
        </w:rPr>
        <w:t>ticket</w:t>
      </w:r>
      <w:proofErr w:type="gramEnd"/>
      <w:r w:rsidR="00A818E1" w:rsidRPr="00E2478A">
        <w:rPr>
          <w:rFonts w:ascii="Calibri" w:eastAsia="Times New Roman" w:hAnsi="Calibri" w:cs="Calibri"/>
          <w:b w:val="0"/>
          <w:lang w:val="es-AR" w:eastAsia="es-AR"/>
        </w:rPr>
        <w:t xml:space="preserve"> sin este dato.</w:t>
      </w:r>
    </w:p>
    <w:p w14:paraId="28ED0B93" w14:textId="088D2815" w:rsidR="00937F4C" w:rsidRDefault="00A818E1" w:rsidP="00A818E1">
      <w:pPr>
        <w:spacing w:after="0" w:line="240" w:lineRule="auto"/>
        <w:ind w:left="5"/>
        <w:rPr>
          <w:rFonts w:ascii="Calibri" w:eastAsia="Times New Roman" w:hAnsi="Calibri" w:cs="Calibri"/>
          <w:color w:val="000000" w:themeColor="text1"/>
          <w:sz w:val="22"/>
          <w:lang w:val="es-AR" w:eastAsia="es-AR"/>
        </w:rPr>
      </w:pPr>
      <w:r w:rsidRPr="7AFFD49A">
        <w:rPr>
          <w:rFonts w:ascii="Calibri" w:eastAsia="Times New Roman" w:hAnsi="Calibri" w:cs="Calibri"/>
          <w:color w:val="000000" w:themeColor="text1"/>
          <w:sz w:val="22"/>
          <w:lang w:val="es-AR" w:eastAsia="es-AR"/>
        </w:rPr>
        <w:t xml:space="preserve">Por otro lado, el programa </w:t>
      </w:r>
      <w:r w:rsidR="00336BCB">
        <w:rPr>
          <w:rFonts w:ascii="Calibri" w:eastAsia="Times New Roman" w:hAnsi="Calibri" w:cs="Calibri"/>
          <w:color w:val="000000" w:themeColor="text1"/>
          <w:sz w:val="22"/>
          <w:lang w:val="es-AR" w:eastAsia="es-AR"/>
        </w:rPr>
        <w:t xml:space="preserve">debe </w:t>
      </w:r>
      <w:r w:rsidRPr="7AFFD49A">
        <w:rPr>
          <w:rFonts w:ascii="Calibri" w:eastAsia="Times New Roman" w:hAnsi="Calibri" w:cs="Calibri"/>
          <w:color w:val="000000" w:themeColor="text1"/>
          <w:sz w:val="22"/>
          <w:lang w:val="es-AR" w:eastAsia="es-AR"/>
        </w:rPr>
        <w:t>convert</w:t>
      </w:r>
      <w:r w:rsidR="00336BCB">
        <w:rPr>
          <w:rFonts w:ascii="Calibri" w:eastAsia="Times New Roman" w:hAnsi="Calibri" w:cs="Calibri"/>
          <w:color w:val="000000" w:themeColor="text1"/>
          <w:sz w:val="22"/>
          <w:lang w:val="es-AR" w:eastAsia="es-AR"/>
        </w:rPr>
        <w:t>ir</w:t>
      </w:r>
      <w:r w:rsidRPr="7AFFD49A">
        <w:rPr>
          <w:rFonts w:ascii="Calibri" w:eastAsia="Times New Roman" w:hAnsi="Calibri" w:cs="Calibri"/>
          <w:color w:val="000000" w:themeColor="text1"/>
          <w:sz w:val="22"/>
          <w:lang w:val="es-AR" w:eastAsia="es-AR"/>
        </w:rPr>
        <w:t xml:space="preserve"> en mayúsculas este dato alfanumérico (en F1 nos encontramos con dificultades si este texto no estaba en mayúscula).</w:t>
      </w:r>
    </w:p>
    <w:p w14:paraId="470F7F44" w14:textId="558DC9E6" w:rsidR="00711835" w:rsidRDefault="00E23699" w:rsidP="00A818E1">
      <w:pPr>
        <w:spacing w:after="0" w:line="240" w:lineRule="auto"/>
        <w:ind w:left="5"/>
        <w:rPr>
          <w:rFonts w:ascii="Calibri" w:eastAsia="Times New Roman" w:hAnsi="Calibri" w:cs="Calibri"/>
          <w:color w:val="000000" w:themeColor="text1"/>
          <w:sz w:val="22"/>
          <w:lang w:val="es-AR" w:eastAsia="es-AR"/>
        </w:rPr>
      </w:pPr>
      <w:r>
        <w:t>C</w:t>
      </w:r>
      <w:r w:rsidR="00711835">
        <w:t xml:space="preserve">omo validación previa, si ya fue utilizado algún nombre de </w:t>
      </w:r>
      <w:proofErr w:type="gramStart"/>
      <w:r w:rsidR="00711835">
        <w:t>ticket</w:t>
      </w:r>
      <w:proofErr w:type="gramEnd"/>
      <w:r w:rsidR="00711835">
        <w:t xml:space="preserve"> previamente</w:t>
      </w:r>
      <w:r>
        <w:t>,</w:t>
      </w:r>
      <w:r w:rsidR="00711835">
        <w:t xml:space="preserve"> no permitir el uso.</w:t>
      </w:r>
    </w:p>
    <w:p w14:paraId="7F03BE6C" w14:textId="4DAD2FE4" w:rsidR="00A818E1" w:rsidRDefault="00A818E1" w:rsidP="00A818E1">
      <w:pPr>
        <w:spacing w:after="0" w:line="240" w:lineRule="auto"/>
        <w:ind w:left="5"/>
        <w:rPr>
          <w:rFonts w:ascii="Calibri" w:eastAsia="Times New Roman" w:hAnsi="Calibri" w:cs="Calibri"/>
          <w:color w:val="000000" w:themeColor="text1"/>
          <w:sz w:val="22"/>
          <w:lang w:val="es-AR" w:eastAsia="es-AR"/>
        </w:rPr>
      </w:pPr>
    </w:p>
    <w:p w14:paraId="04AC4C85" w14:textId="6343EEB1" w:rsidR="00E2478A" w:rsidRDefault="00E2478A" w:rsidP="00E2478A">
      <w:pPr>
        <w:pStyle w:val="Heading3"/>
        <w:rPr>
          <w:rFonts w:ascii="Calibri" w:eastAsia="Times New Roman" w:hAnsi="Calibri" w:cs="Calibri"/>
          <w:b w:val="0"/>
          <w:lang w:val="es-AR" w:eastAsia="es-AR"/>
        </w:rPr>
      </w:pPr>
      <w:r w:rsidRPr="00E2478A">
        <w:rPr>
          <w:rFonts w:ascii="Calibri" w:eastAsia="Times New Roman" w:hAnsi="Calibri" w:cs="Calibri"/>
          <w:bCs/>
          <w:color w:val="000000"/>
          <w:lang w:val="es-AR" w:eastAsia="es-AR"/>
        </w:rPr>
        <w:t xml:space="preserve">2 </w:t>
      </w:r>
      <w:proofErr w:type="spellStart"/>
      <w:r w:rsidRPr="00E2478A">
        <w:rPr>
          <w:rFonts w:ascii="Calibri" w:eastAsia="Times New Roman" w:hAnsi="Calibri" w:cs="Calibri"/>
          <w:bCs/>
          <w:color w:val="000000"/>
          <w:lang w:val="es-AR" w:eastAsia="es-AR"/>
        </w:rPr>
        <w:t>Nº</w:t>
      </w:r>
      <w:proofErr w:type="spellEnd"/>
      <w:r w:rsidRPr="00E2478A">
        <w:rPr>
          <w:rFonts w:ascii="Calibri" w:eastAsia="Times New Roman" w:hAnsi="Calibri" w:cs="Calibri"/>
          <w:bCs/>
          <w:color w:val="000000"/>
          <w:lang w:val="es-AR" w:eastAsia="es-AR"/>
        </w:rPr>
        <w:t xml:space="preserve"> </w:t>
      </w:r>
      <w:proofErr w:type="spellStart"/>
      <w:proofErr w:type="gramStart"/>
      <w:r w:rsidRPr="00E2478A">
        <w:rPr>
          <w:rFonts w:ascii="Calibri" w:eastAsia="Times New Roman" w:hAnsi="Calibri" w:cs="Calibri"/>
          <w:bCs/>
          <w:color w:val="000000"/>
          <w:lang w:val="es-AR" w:eastAsia="es-AR"/>
        </w:rPr>
        <w:t>doc.planif</w:t>
      </w:r>
      <w:proofErr w:type="spellEnd"/>
      <w:proofErr w:type="gramEnd"/>
      <w:r w:rsidRPr="00E2478A">
        <w:rPr>
          <w:rFonts w:ascii="Calibri" w:eastAsia="Times New Roman" w:hAnsi="Calibri" w:cs="Calibri"/>
          <w:bCs/>
          <w:color w:val="000000"/>
          <w:lang w:val="es-AR" w:eastAsia="es-AR"/>
        </w:rPr>
        <w:t>.:</w:t>
      </w:r>
      <w:r w:rsidRPr="00937F4C">
        <w:t xml:space="preserve"> </w:t>
      </w:r>
      <w:proofErr w:type="spellStart"/>
      <w:r>
        <w:rPr>
          <w:rFonts w:cs="Arial"/>
          <w:color w:val="000080"/>
        </w:rPr>
        <w:t>Núm.doc.planific</w:t>
      </w:r>
      <w:proofErr w:type="spellEnd"/>
      <w:r>
        <w:rPr>
          <w:rFonts w:cs="Arial"/>
          <w:color w:val="000080"/>
        </w:rPr>
        <w:t xml:space="preserve">. </w:t>
      </w:r>
      <w:r w:rsidR="00ED584D" w:rsidRPr="004F4E5F">
        <w:rPr>
          <w:rFonts w:cs="Arial"/>
          <w:color w:val="auto"/>
        </w:rPr>
        <w:t>Tabla:</w:t>
      </w:r>
      <w:r w:rsidR="00ED584D">
        <w:rPr>
          <w:rFonts w:cs="Arial"/>
          <w:color w:val="000080"/>
        </w:rPr>
        <w:t xml:space="preserve"> </w:t>
      </w:r>
      <w:r w:rsidR="00A818E1" w:rsidRPr="00A818E1">
        <w:rPr>
          <w:rFonts w:ascii="Calibri" w:eastAsia="Times New Roman" w:hAnsi="Calibri" w:cs="Calibri"/>
          <w:lang w:val="es-AR" w:eastAsia="es-AR"/>
        </w:rPr>
        <w:t>ROIJTIC_</w:t>
      </w:r>
      <w:proofErr w:type="gramStart"/>
      <w:r w:rsidR="00A818E1" w:rsidRPr="00A818E1">
        <w:rPr>
          <w:rFonts w:ascii="Calibri" w:eastAsia="Times New Roman" w:hAnsi="Calibri" w:cs="Calibri"/>
          <w:lang w:val="es-AR" w:eastAsia="es-AR"/>
        </w:rPr>
        <w:t>IO</w:t>
      </w:r>
      <w:r w:rsidR="00BC109A">
        <w:rPr>
          <w:rFonts w:ascii="Calibri" w:eastAsia="Times New Roman" w:hAnsi="Calibri" w:cs="Calibri"/>
          <w:lang w:val="es-AR" w:eastAsia="es-AR"/>
        </w:rPr>
        <w:t xml:space="preserve"> </w:t>
      </w:r>
      <w:r w:rsidR="00ED584D">
        <w:rPr>
          <w:rFonts w:ascii="Calibri" w:eastAsia="Times New Roman" w:hAnsi="Calibri" w:cs="Calibri"/>
          <w:lang w:val="es-AR" w:eastAsia="es-AR"/>
        </w:rPr>
        <w:t>,</w:t>
      </w:r>
      <w:proofErr w:type="gramEnd"/>
      <w:r w:rsidR="00ED584D">
        <w:rPr>
          <w:rFonts w:ascii="Calibri" w:eastAsia="Times New Roman" w:hAnsi="Calibri" w:cs="Calibri"/>
          <w:lang w:val="es-AR" w:eastAsia="es-AR"/>
        </w:rPr>
        <w:t xml:space="preserve"> Campo: </w:t>
      </w:r>
      <w:r w:rsidR="00A818E1" w:rsidRPr="00A818E1">
        <w:rPr>
          <w:rFonts w:ascii="Calibri" w:eastAsia="Times New Roman" w:hAnsi="Calibri" w:cs="Calibri"/>
          <w:lang w:val="es-AR" w:eastAsia="es-AR"/>
        </w:rPr>
        <w:t>NOMNR</w:t>
      </w:r>
      <w:r>
        <w:rPr>
          <w:rFonts w:ascii="Calibri" w:eastAsia="Times New Roman" w:hAnsi="Calibri" w:cs="Calibri"/>
          <w:lang w:val="es-AR" w:eastAsia="es-AR"/>
        </w:rPr>
        <w:t xml:space="preserve"> </w:t>
      </w:r>
      <w:r>
        <w:rPr>
          <w:rFonts w:ascii="Calibri" w:eastAsia="Times New Roman" w:hAnsi="Calibri" w:cs="Calibri"/>
          <w:b w:val="0"/>
          <w:lang w:val="es-AR" w:eastAsia="es-AR"/>
        </w:rPr>
        <w:t xml:space="preserve">En este campo se </w:t>
      </w:r>
      <w:r w:rsidR="00AA0B59">
        <w:rPr>
          <w:rFonts w:ascii="Calibri" w:eastAsia="Times New Roman" w:hAnsi="Calibri" w:cs="Calibri"/>
          <w:b w:val="0"/>
          <w:lang w:val="es-AR" w:eastAsia="es-AR"/>
        </w:rPr>
        <w:t>validará</w:t>
      </w:r>
      <w:r>
        <w:rPr>
          <w:rFonts w:ascii="Calibri" w:eastAsia="Times New Roman" w:hAnsi="Calibri" w:cs="Calibri"/>
          <w:b w:val="0"/>
          <w:lang w:val="es-AR" w:eastAsia="es-AR"/>
        </w:rPr>
        <w:t xml:space="preserve"> que el número de planificación exista.</w:t>
      </w:r>
    </w:p>
    <w:p w14:paraId="42B53A2F" w14:textId="63CEE507" w:rsidR="005C6E0A" w:rsidRPr="005C6E0A" w:rsidRDefault="005C6E0A" w:rsidP="005C6E0A">
      <w:pPr>
        <w:rPr>
          <w:lang w:val="es-AR" w:eastAsia="es-AR"/>
        </w:rPr>
      </w:pPr>
      <w:r>
        <w:t>Dicho número de planificación y posición sean válidos, dado que la posición a elegir va a determinar si es una carga (Origen) o descarga (Destino) de vagones.</w:t>
      </w:r>
    </w:p>
    <w:p w14:paraId="63604E9F" w14:textId="77777777" w:rsidR="00E2478A" w:rsidRDefault="00E2478A" w:rsidP="00E2478A">
      <w:pPr>
        <w:pStyle w:val="Heading3"/>
        <w:rPr>
          <w:rFonts w:ascii="Calibri" w:eastAsia="Times New Roman" w:hAnsi="Calibri" w:cs="Calibri"/>
          <w:b w:val="0"/>
          <w:lang w:val="es-AR" w:eastAsia="es-AR"/>
        </w:rPr>
      </w:pPr>
    </w:p>
    <w:p w14:paraId="73652B26" w14:textId="6B538844" w:rsidR="00AA0B59" w:rsidRDefault="00E2478A" w:rsidP="00AA0B59">
      <w:pPr>
        <w:pStyle w:val="Heading3"/>
        <w:rPr>
          <w:rFonts w:ascii="Calibri" w:eastAsia="Times New Roman" w:hAnsi="Calibri" w:cs="Calibri"/>
          <w:b w:val="0"/>
          <w:lang w:val="es-AR" w:eastAsia="es-AR"/>
        </w:rPr>
      </w:pPr>
      <w:r>
        <w:rPr>
          <w:rFonts w:ascii="Calibri" w:eastAsia="Times New Roman" w:hAnsi="Calibri" w:cs="Calibri"/>
          <w:b w:val="0"/>
          <w:bCs/>
          <w:color w:val="000000"/>
          <w:lang w:val="es-AR" w:eastAsia="es-AR"/>
        </w:rPr>
        <w:t xml:space="preserve">3 </w:t>
      </w:r>
      <w:proofErr w:type="spellStart"/>
      <w:r w:rsidRPr="00E2478A">
        <w:rPr>
          <w:rFonts w:ascii="Calibri" w:eastAsia="Times New Roman" w:hAnsi="Calibri" w:cs="Calibri"/>
          <w:bCs/>
          <w:color w:val="000000"/>
          <w:lang w:val="es-AR" w:eastAsia="es-AR"/>
        </w:rPr>
        <w:t>PosClvDocPl</w:t>
      </w:r>
      <w:proofErr w:type="spellEnd"/>
      <w:r w:rsidRPr="00E2478A">
        <w:rPr>
          <w:rFonts w:ascii="Calibri" w:eastAsia="Times New Roman" w:hAnsi="Calibri" w:cs="Calibri"/>
          <w:bCs/>
          <w:color w:val="000000"/>
          <w:lang w:val="es-AR" w:eastAsia="es-AR"/>
        </w:rPr>
        <w:t>:</w:t>
      </w:r>
      <w:r w:rsidRPr="00937F4C">
        <w:t xml:space="preserve"> </w:t>
      </w:r>
      <w:r>
        <w:rPr>
          <w:rFonts w:cs="Arial"/>
          <w:color w:val="000080"/>
        </w:rPr>
        <w:t xml:space="preserve">Posición clave </w:t>
      </w:r>
      <w:proofErr w:type="spellStart"/>
      <w:proofErr w:type="gramStart"/>
      <w:r>
        <w:rPr>
          <w:rFonts w:cs="Arial"/>
          <w:color w:val="000080"/>
        </w:rPr>
        <w:t>doc.planificación</w:t>
      </w:r>
      <w:proofErr w:type="spellEnd"/>
      <w:proofErr w:type="gramEnd"/>
      <w:r>
        <w:rPr>
          <w:rFonts w:cs="Arial"/>
          <w:color w:val="000080"/>
        </w:rPr>
        <w:t>.</w:t>
      </w:r>
      <w:r w:rsidR="00ED584D">
        <w:rPr>
          <w:rFonts w:cs="Arial"/>
          <w:color w:val="000080"/>
        </w:rPr>
        <w:t xml:space="preserve"> </w:t>
      </w:r>
      <w:r w:rsidR="00ED584D" w:rsidRPr="00ED584D">
        <w:rPr>
          <w:rFonts w:cs="Arial"/>
          <w:color w:val="auto"/>
        </w:rPr>
        <w:t>Tabla</w:t>
      </w:r>
      <w:r w:rsidR="00ED584D">
        <w:rPr>
          <w:rFonts w:cs="Arial"/>
          <w:color w:val="000080"/>
        </w:rPr>
        <w:t xml:space="preserve">: </w:t>
      </w:r>
      <w:r w:rsidRPr="00E2478A">
        <w:t>ROIJTIC_IO</w:t>
      </w:r>
      <w:r w:rsidR="00ED584D">
        <w:t>, Campo:</w:t>
      </w:r>
      <w:r w:rsidR="00BC109A">
        <w:t xml:space="preserve"> </w:t>
      </w:r>
      <w:r w:rsidRPr="00E2478A">
        <w:t>NOM_ITEM</w:t>
      </w:r>
      <w:r>
        <w:t xml:space="preserve"> </w:t>
      </w:r>
      <w:r w:rsidR="00AA0B59">
        <w:rPr>
          <w:rFonts w:ascii="Calibri" w:eastAsia="Times New Roman" w:hAnsi="Calibri" w:cs="Calibri"/>
          <w:b w:val="0"/>
          <w:lang w:val="es-AR" w:eastAsia="es-AR"/>
        </w:rPr>
        <w:t>En este campo se validará que el número de posición exista</w:t>
      </w:r>
      <w:r w:rsidR="00336BCB">
        <w:rPr>
          <w:rFonts w:ascii="Calibri" w:eastAsia="Times New Roman" w:hAnsi="Calibri" w:cs="Calibri"/>
          <w:b w:val="0"/>
          <w:lang w:val="es-AR" w:eastAsia="es-AR"/>
        </w:rPr>
        <w:t>.</w:t>
      </w:r>
    </w:p>
    <w:p w14:paraId="7C53BCF0" w14:textId="338434C8" w:rsidR="00DB225B" w:rsidRDefault="00DB225B" w:rsidP="00DB225B">
      <w:pPr>
        <w:rPr>
          <w:lang w:val="es-AR" w:eastAsia="es-AR"/>
        </w:rPr>
      </w:pPr>
    </w:p>
    <w:p w14:paraId="71E9B54B" w14:textId="7E9F7B75" w:rsidR="00DB225B" w:rsidRPr="00F936BA" w:rsidRDefault="00DB225B" w:rsidP="00DB225B">
      <w:pPr>
        <w:pStyle w:val="Heading3"/>
        <w:rPr>
          <w:rFonts w:ascii="Calibri" w:hAnsi="Calibri" w:cs="Calibri"/>
          <w:b w:val="0"/>
          <w:szCs w:val="22"/>
        </w:rPr>
      </w:pPr>
      <w:r w:rsidRPr="00DB225B">
        <w:rPr>
          <w:rFonts w:ascii="Calibri" w:eastAsia="Times New Roman" w:hAnsi="Calibri" w:cs="Calibri"/>
          <w:lang w:val="es-AR" w:eastAsia="es-AR"/>
        </w:rPr>
        <w:lastRenderedPageBreak/>
        <w:t xml:space="preserve">4 </w:t>
      </w:r>
      <w:commentRangeStart w:id="155"/>
      <w:r w:rsidRPr="00DB225B">
        <w:rPr>
          <w:rFonts w:ascii="Calibri" w:eastAsia="Times New Roman" w:hAnsi="Calibri" w:cs="Calibri"/>
          <w:lang w:val="es-AR" w:eastAsia="es-AR"/>
        </w:rPr>
        <w:t xml:space="preserve">Cantidad </w:t>
      </w:r>
      <w:r w:rsidRPr="00DB225B">
        <w:rPr>
          <w:rFonts w:ascii="Calibri" w:eastAsia="Times New Roman" w:hAnsi="Calibri" w:cs="Calibri"/>
          <w:bCs/>
          <w:lang w:val="es-AR" w:eastAsia="es-AR"/>
        </w:rPr>
        <w:t>Neta</w:t>
      </w:r>
      <w:r w:rsidRPr="00DB225B">
        <w:rPr>
          <w:rFonts w:ascii="Calibri" w:eastAsia="Times New Roman" w:hAnsi="Calibri" w:cs="Calibri"/>
          <w:lang w:val="es-AR" w:eastAsia="es-AR"/>
        </w:rPr>
        <w:t>:</w:t>
      </w:r>
      <w:commentRangeEnd w:id="155"/>
      <w:r w:rsidRPr="00DB225B">
        <w:rPr>
          <w:rStyle w:val="CommentReference"/>
        </w:rPr>
        <w:commentReference w:id="155"/>
      </w:r>
      <w:r>
        <w:rPr>
          <w:rFonts w:ascii="Calibri" w:eastAsia="Times New Roman" w:hAnsi="Calibri" w:cs="Calibri"/>
          <w:b w:val="0"/>
          <w:lang w:val="es-AR" w:eastAsia="es-AR"/>
        </w:rPr>
        <w:t xml:space="preserve"> </w:t>
      </w:r>
      <w:proofErr w:type="spellStart"/>
      <w:proofErr w:type="gramStart"/>
      <w:r>
        <w:rPr>
          <w:rFonts w:cs="Arial"/>
          <w:color w:val="000080"/>
        </w:rPr>
        <w:t>Ctd.planificada</w:t>
      </w:r>
      <w:proofErr w:type="spellEnd"/>
      <w:r>
        <w:rPr>
          <w:rFonts w:cs="Arial"/>
          <w:color w:val="000080"/>
        </w:rPr>
        <w:t xml:space="preserve"> </w:t>
      </w:r>
      <w:r>
        <w:t xml:space="preserve"> </w:t>
      </w:r>
      <w:r w:rsidR="00ED584D">
        <w:t>Tabla</w:t>
      </w:r>
      <w:proofErr w:type="gramEnd"/>
      <w:r w:rsidR="00ED584D">
        <w:t xml:space="preserve">: </w:t>
      </w:r>
      <w:r w:rsidRPr="00DB225B">
        <w:t>OIJTIC_IO</w:t>
      </w:r>
      <w:r w:rsidR="00ED584D">
        <w:t>, Campo:</w:t>
      </w:r>
      <w:r w:rsidR="00BC109A">
        <w:t xml:space="preserve"> </w:t>
      </w:r>
      <w:r w:rsidRPr="00DB225B">
        <w:t>NET_QUANTITY</w:t>
      </w:r>
      <w:r w:rsidR="00F936BA">
        <w:t xml:space="preserve"> </w:t>
      </w:r>
      <w:r w:rsidR="00F936BA">
        <w:rPr>
          <w:rFonts w:ascii="Calibri" w:hAnsi="Calibri" w:cs="Calibri"/>
          <w:b w:val="0"/>
          <w:szCs w:val="22"/>
        </w:rPr>
        <w:t xml:space="preserve"> Este campo que lleva </w:t>
      </w:r>
      <w:commentRangeStart w:id="156"/>
      <w:commentRangeStart w:id="157"/>
      <w:r w:rsidR="00F936BA" w:rsidRPr="00F936BA">
        <w:rPr>
          <w:rFonts w:ascii="Calibri" w:hAnsi="Calibri" w:cs="Calibri"/>
          <w:b w:val="0"/>
          <w:szCs w:val="22"/>
        </w:rPr>
        <w:t>la Cantidad Real no puede ser superior a los valores cargados en la planificación, dado que el total es el valor del tren y los vagones tienen que tener un valor menor, ejemplo, (la</w:t>
      </w:r>
      <w:commentRangeEnd w:id="156"/>
      <w:r w:rsidR="00F936BA" w:rsidRPr="00F936BA">
        <w:rPr>
          <w:rStyle w:val="CommentReference"/>
          <w:rFonts w:ascii="Calibri" w:hAnsi="Calibri" w:cs="Calibri"/>
          <w:b w:val="0"/>
          <w:sz w:val="22"/>
          <w:szCs w:val="22"/>
        </w:rPr>
        <w:commentReference w:id="156"/>
      </w:r>
      <w:commentRangeEnd w:id="157"/>
      <w:r w:rsidR="00F936BA" w:rsidRPr="00F936BA">
        <w:rPr>
          <w:rStyle w:val="CommentReference"/>
          <w:rFonts w:ascii="Calibri" w:hAnsi="Calibri" w:cs="Calibri"/>
          <w:b w:val="0"/>
          <w:sz w:val="22"/>
          <w:szCs w:val="22"/>
        </w:rPr>
        <w:commentReference w:id="157"/>
      </w:r>
      <w:r w:rsidR="00F936BA" w:rsidRPr="00F936BA">
        <w:rPr>
          <w:rFonts w:ascii="Calibri" w:hAnsi="Calibri" w:cs="Calibri"/>
          <w:b w:val="0"/>
          <w:szCs w:val="22"/>
        </w:rPr>
        <w:t xml:space="preserve"> cantidad total de vagones deber ser igual o menor que la cantidad planificada en la nominación)</w:t>
      </w:r>
      <w:r w:rsidR="00F936BA">
        <w:rPr>
          <w:rFonts w:ascii="Calibri" w:hAnsi="Calibri" w:cs="Calibri"/>
          <w:b w:val="0"/>
          <w:szCs w:val="22"/>
        </w:rPr>
        <w:t>.</w:t>
      </w:r>
    </w:p>
    <w:p w14:paraId="65827471" w14:textId="58BA07B7" w:rsidR="00934F3B" w:rsidRDefault="00934F3B" w:rsidP="00934F3B">
      <w:pPr>
        <w:rPr>
          <w:lang w:val="es-AR" w:eastAsia="es-AR"/>
        </w:rPr>
      </w:pPr>
    </w:p>
    <w:p w14:paraId="65902567" w14:textId="680C13D0" w:rsidR="00934F3B" w:rsidRPr="00657B4F" w:rsidRDefault="00934F3B" w:rsidP="00934F3B">
      <w:pPr>
        <w:pStyle w:val="Heading3"/>
        <w:rPr>
          <w:rFonts w:ascii="Calibri" w:hAnsi="Calibri" w:cs="Calibri"/>
          <w:b w:val="0"/>
          <w:color w:val="000080"/>
          <w:lang w:val="es-AR"/>
        </w:rPr>
      </w:pPr>
      <w:r w:rsidRPr="00934F3B">
        <w:rPr>
          <w:rFonts w:ascii="Calibri" w:eastAsia="Times New Roman" w:hAnsi="Calibri" w:cs="Calibri"/>
          <w:bCs/>
          <w:color w:val="000000"/>
          <w:lang w:val="es-AR" w:eastAsia="es-AR"/>
        </w:rPr>
        <w:t xml:space="preserve">5 </w:t>
      </w:r>
      <w:proofErr w:type="gramStart"/>
      <w:r w:rsidRPr="00934F3B">
        <w:rPr>
          <w:rFonts w:ascii="Calibri" w:eastAsia="Times New Roman" w:hAnsi="Calibri" w:cs="Calibri"/>
          <w:bCs/>
          <w:color w:val="000000"/>
          <w:lang w:val="es-AR" w:eastAsia="es-AR"/>
        </w:rPr>
        <w:t>Fecha</w:t>
      </w:r>
      <w:proofErr w:type="gramEnd"/>
      <w:r w:rsidRPr="00934F3B">
        <w:rPr>
          <w:rFonts w:ascii="Calibri" w:eastAsia="Times New Roman" w:hAnsi="Calibri" w:cs="Calibri"/>
          <w:bCs/>
          <w:color w:val="000000"/>
          <w:lang w:val="es-AR" w:eastAsia="es-AR"/>
        </w:rPr>
        <w:t xml:space="preserve"> Final: </w:t>
      </w:r>
      <w:r>
        <w:rPr>
          <w:rFonts w:cs="Arial"/>
          <w:color w:val="000080"/>
        </w:rPr>
        <w:t xml:space="preserve">Fecha </w:t>
      </w:r>
      <w:r w:rsidR="00ED584D" w:rsidRPr="00ED584D">
        <w:rPr>
          <w:rFonts w:cs="Arial"/>
          <w:color w:val="auto"/>
        </w:rPr>
        <w:t>Tabla:</w:t>
      </w:r>
      <w:r w:rsidR="004F4E5F">
        <w:rPr>
          <w:rFonts w:cs="Arial"/>
          <w:color w:val="auto"/>
        </w:rPr>
        <w:t xml:space="preserve"> </w:t>
      </w:r>
      <w:r w:rsidRPr="00934F3B">
        <w:rPr>
          <w:rFonts w:cs="Arial"/>
          <w:color w:val="auto"/>
        </w:rPr>
        <w:t>ROIJTIC_IO</w:t>
      </w:r>
      <w:r w:rsidR="00ED584D">
        <w:rPr>
          <w:rFonts w:cs="Arial"/>
          <w:color w:val="auto"/>
        </w:rPr>
        <w:t xml:space="preserve">, Campo: </w:t>
      </w:r>
      <w:r w:rsidRPr="00934F3B">
        <w:rPr>
          <w:rFonts w:cs="Arial"/>
          <w:color w:val="auto"/>
        </w:rPr>
        <w:t>END_DATE</w:t>
      </w:r>
      <w:r w:rsidR="00657B4F">
        <w:rPr>
          <w:rFonts w:cs="Arial"/>
          <w:color w:val="auto"/>
        </w:rPr>
        <w:t xml:space="preserve"> </w:t>
      </w:r>
      <w:r w:rsidR="00657B4F" w:rsidRPr="00657B4F">
        <w:rPr>
          <w:rFonts w:ascii="Calibri" w:hAnsi="Calibri" w:cs="Calibri"/>
          <w:b w:val="0"/>
          <w:color w:val="auto"/>
        </w:rPr>
        <w:t>Q</w:t>
      </w:r>
      <w:r w:rsidR="00657B4F" w:rsidRPr="00657B4F">
        <w:rPr>
          <w:rFonts w:ascii="Calibri" w:hAnsi="Calibri" w:cs="Calibri"/>
          <w:b w:val="0"/>
        </w:rPr>
        <w:t>ue el campo fecha tenga un formato correcto de fechas.</w:t>
      </w:r>
    </w:p>
    <w:p w14:paraId="2C47F4C0" w14:textId="146F3096" w:rsidR="00934F3B" w:rsidRDefault="00934F3B" w:rsidP="00934F3B">
      <w:pPr>
        <w:spacing w:after="0" w:line="240" w:lineRule="auto"/>
        <w:rPr>
          <w:rFonts w:ascii="Calibri" w:eastAsia="Times New Roman" w:hAnsi="Calibri" w:cs="Calibri"/>
          <w:b/>
          <w:bCs/>
          <w:color w:val="000000"/>
          <w:sz w:val="22"/>
          <w:lang w:val="es-AR" w:eastAsia="es-AR"/>
        </w:rPr>
      </w:pPr>
    </w:p>
    <w:p w14:paraId="1FB3AE7B" w14:textId="4B397202" w:rsidR="00934F3B" w:rsidRDefault="00934F3B" w:rsidP="00934F3B">
      <w:pPr>
        <w:spacing w:after="0" w:line="240" w:lineRule="auto"/>
        <w:rPr>
          <w:rFonts w:ascii="Calibri" w:eastAsia="Times New Roman" w:hAnsi="Calibri" w:cs="Calibri"/>
          <w:b/>
          <w:bCs/>
          <w:color w:val="000000"/>
          <w:sz w:val="22"/>
          <w:lang w:val="es-AR" w:eastAsia="es-AR"/>
        </w:rPr>
      </w:pPr>
    </w:p>
    <w:p w14:paraId="74BC9787" w14:textId="3237EAD6" w:rsidR="00543ABE" w:rsidRDefault="00934F3B" w:rsidP="00543ABE">
      <w:pPr>
        <w:rPr>
          <w:rFonts w:ascii="Calibri" w:hAnsi="Calibri" w:cs="Calibri"/>
          <w:sz w:val="22"/>
        </w:rPr>
      </w:pPr>
      <w:r w:rsidRPr="00543ABE">
        <w:rPr>
          <w:rFonts w:ascii="Calibri" w:eastAsia="Times New Roman" w:hAnsi="Calibri" w:cs="Calibri"/>
          <w:b/>
          <w:bCs/>
          <w:color w:val="000000"/>
          <w:sz w:val="22"/>
          <w:lang w:val="es-AR" w:eastAsia="es-AR"/>
        </w:rPr>
        <w:t xml:space="preserve">6 </w:t>
      </w:r>
      <w:proofErr w:type="gramStart"/>
      <w:r w:rsidRPr="00543ABE">
        <w:rPr>
          <w:rFonts w:ascii="Calibri" w:eastAsia="Times New Roman" w:hAnsi="Calibri" w:cs="Calibri"/>
          <w:b/>
          <w:bCs/>
          <w:color w:val="000000"/>
          <w:sz w:val="22"/>
          <w:lang w:val="es-AR" w:eastAsia="es-AR"/>
        </w:rPr>
        <w:t>Patente</w:t>
      </w:r>
      <w:proofErr w:type="gramEnd"/>
      <w:r w:rsidRPr="00543ABE">
        <w:rPr>
          <w:rFonts w:ascii="Calibri" w:eastAsia="Times New Roman" w:hAnsi="Calibri" w:cs="Calibri"/>
          <w:b/>
          <w:bCs/>
          <w:color w:val="000000"/>
          <w:sz w:val="22"/>
          <w:lang w:val="es-AR" w:eastAsia="es-AR"/>
        </w:rPr>
        <w:t xml:space="preserve"> del Vagón: </w:t>
      </w:r>
      <w:r w:rsidR="00ED584D">
        <w:rPr>
          <w:rFonts w:ascii="Calibri" w:eastAsia="Times New Roman" w:hAnsi="Calibri" w:cs="Calibri"/>
          <w:b/>
          <w:bCs/>
          <w:color w:val="000000"/>
          <w:sz w:val="22"/>
          <w:lang w:val="es-AR" w:eastAsia="es-AR"/>
        </w:rPr>
        <w:t xml:space="preserve">TEXTO de Cabecera: </w:t>
      </w:r>
      <w:r w:rsidR="009956B8" w:rsidRPr="009956B8">
        <w:rPr>
          <w:rFonts w:ascii="Calibri" w:eastAsia="Times New Roman" w:hAnsi="Calibri" w:cs="Calibri"/>
          <w:bCs/>
          <w:color w:val="000000"/>
          <w:sz w:val="22"/>
          <w:lang w:val="es-AR" w:eastAsia="es-AR"/>
        </w:rPr>
        <w:t>Q</w:t>
      </w:r>
      <w:proofErr w:type="spellStart"/>
      <w:r w:rsidR="00543ABE" w:rsidRPr="00543ABE">
        <w:rPr>
          <w:rFonts w:ascii="Calibri" w:hAnsi="Calibri" w:cs="Calibri"/>
          <w:sz w:val="22"/>
        </w:rPr>
        <w:t>ue</w:t>
      </w:r>
      <w:proofErr w:type="spellEnd"/>
      <w:r w:rsidR="00543ABE" w:rsidRPr="00543ABE">
        <w:rPr>
          <w:rFonts w:ascii="Calibri" w:hAnsi="Calibri" w:cs="Calibri"/>
          <w:sz w:val="22"/>
        </w:rPr>
        <w:t xml:space="preserve"> el texto sea obligatorio, dado que son los datos de las patentes de los vagones que se cargaran.</w:t>
      </w:r>
    </w:p>
    <w:p w14:paraId="2638E950" w14:textId="41123E3D" w:rsidR="00ED584D" w:rsidRDefault="00ED584D" w:rsidP="00543ABE">
      <w:pPr>
        <w:rPr>
          <w:rFonts w:ascii="Calibri" w:hAnsi="Calibri" w:cs="Calibri"/>
          <w:sz w:val="22"/>
        </w:rPr>
      </w:pPr>
      <w:r>
        <w:rPr>
          <w:rFonts w:ascii="Calibri" w:hAnsi="Calibri" w:cs="Calibri"/>
          <w:sz w:val="22"/>
        </w:rPr>
        <w:t xml:space="preserve">El </w:t>
      </w:r>
      <w:r w:rsidR="009F0E52">
        <w:rPr>
          <w:rFonts w:ascii="Calibri" w:hAnsi="Calibri" w:cs="Calibri"/>
          <w:sz w:val="22"/>
        </w:rPr>
        <w:t xml:space="preserve">ALV a crear </w:t>
      </w:r>
      <w:r w:rsidR="00085FF1">
        <w:rPr>
          <w:rFonts w:ascii="Calibri" w:hAnsi="Calibri" w:cs="Calibri"/>
          <w:sz w:val="22"/>
        </w:rPr>
        <w:t xml:space="preserve">de donde se </w:t>
      </w:r>
      <w:r w:rsidR="00552337">
        <w:rPr>
          <w:rFonts w:ascii="Calibri" w:hAnsi="Calibri" w:cs="Calibri"/>
          <w:sz w:val="22"/>
        </w:rPr>
        <w:t>cargará</w:t>
      </w:r>
      <w:r w:rsidR="00085FF1">
        <w:rPr>
          <w:rFonts w:ascii="Calibri" w:hAnsi="Calibri" w:cs="Calibri"/>
          <w:sz w:val="22"/>
        </w:rPr>
        <w:t xml:space="preserve"> el archivo de Excel, </w:t>
      </w:r>
      <w:r w:rsidR="009F0E52">
        <w:rPr>
          <w:rFonts w:ascii="Calibri" w:hAnsi="Calibri" w:cs="Calibri"/>
          <w:sz w:val="22"/>
        </w:rPr>
        <w:t>puede ser algo parecido a la imagen de abajo:</w:t>
      </w:r>
    </w:p>
    <w:p w14:paraId="2A1E0456" w14:textId="5C991E46" w:rsidR="009F0E52" w:rsidRDefault="009F0E52" w:rsidP="00543ABE">
      <w:pPr>
        <w:rPr>
          <w:rFonts w:ascii="Calibri" w:hAnsi="Calibri" w:cs="Calibri"/>
          <w:sz w:val="22"/>
        </w:rPr>
      </w:pPr>
      <w:r>
        <w:rPr>
          <w:noProof/>
        </w:rPr>
        <w:drawing>
          <wp:inline distT="0" distB="0" distL="0" distR="0" wp14:anchorId="792B44C2" wp14:editId="1509DDAC">
            <wp:extent cx="6115050" cy="3193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3193415"/>
                    </a:xfrm>
                    <a:prstGeom prst="rect">
                      <a:avLst/>
                    </a:prstGeom>
                  </pic:spPr>
                </pic:pic>
              </a:graphicData>
            </a:graphic>
          </wp:inline>
        </w:drawing>
      </w:r>
    </w:p>
    <w:p w14:paraId="276F9129" w14:textId="47A7F36A" w:rsidR="009956B8" w:rsidRDefault="009956B8" w:rsidP="009956B8">
      <w:r>
        <w:t xml:space="preserve">Una vez que se carga el archivo de Excel, que se vea una pantalla ALV y </w:t>
      </w:r>
      <w:r>
        <w:tab/>
        <w:t xml:space="preserve">que se vea lo cargado y si hay algún error lo debe informar, para que lo pueda corregir el usuario, dado que no se podrá ejecutar la creación de </w:t>
      </w:r>
      <w:proofErr w:type="gramStart"/>
      <w:r>
        <w:t>tickets</w:t>
      </w:r>
      <w:proofErr w:type="gramEnd"/>
      <w:r>
        <w:t xml:space="preserve"> con datos incorrectos.</w:t>
      </w:r>
    </w:p>
    <w:p w14:paraId="67D0E9EF" w14:textId="27BE96C1" w:rsidR="009956B8" w:rsidRDefault="009956B8" w:rsidP="009956B8">
      <w:r>
        <w:t xml:space="preserve">El resultado de las validaciones del </w:t>
      </w:r>
      <w:proofErr w:type="gramStart"/>
      <w:r>
        <w:t>archivo,</w:t>
      </w:r>
      <w:proofErr w:type="gramEnd"/>
      <w:r w:rsidR="00590607">
        <w:t xml:space="preserve"> debe quedar en </w:t>
      </w:r>
      <w:r>
        <w:t>amarillo o verde si están OK y en rojo si hubiera algún error</w:t>
      </w:r>
      <w:r w:rsidR="009F0E52">
        <w:t xml:space="preserve"> y en lo posible que estén en una columna del ALV.</w:t>
      </w:r>
    </w:p>
    <w:p w14:paraId="69317FAE" w14:textId="77777777" w:rsidR="009F0E52" w:rsidRDefault="009F0E52" w:rsidP="009F0E52">
      <w:commentRangeStart w:id="158"/>
      <w:commentRangeStart w:id="159"/>
      <w:r>
        <w:t>En la siguiente pantalla sería el ejemplo de cómo puede mostrar el resultado de las validaciones del archivo, dejando en amarillo o verde si están OK y en rojo si hubiera algún error.</w:t>
      </w:r>
      <w:commentRangeEnd w:id="158"/>
      <w:r>
        <w:rPr>
          <w:rStyle w:val="CommentReference"/>
        </w:rPr>
        <w:commentReference w:id="158"/>
      </w:r>
      <w:commentRangeEnd w:id="159"/>
      <w:r>
        <w:rPr>
          <w:rStyle w:val="CommentReference"/>
        </w:rPr>
        <w:commentReference w:id="159"/>
      </w:r>
    </w:p>
    <w:p w14:paraId="2AFC2ABA" w14:textId="2CD064A1" w:rsidR="009F0E52" w:rsidRDefault="009F0E52" w:rsidP="009F0E52">
      <w:r>
        <w:t>Por otro lado, los mismos errores se transferirán al ALV</w:t>
      </w:r>
    </w:p>
    <w:p w14:paraId="51B13C45" w14:textId="66E6D4FC" w:rsidR="009F0E52" w:rsidRDefault="009F0E52" w:rsidP="009F0E52">
      <w:r>
        <w:rPr>
          <w:noProof/>
        </w:rPr>
        <w:lastRenderedPageBreak/>
        <w:drawing>
          <wp:inline distT="0" distB="0" distL="0" distR="0" wp14:anchorId="2541612E" wp14:editId="6063920D">
            <wp:extent cx="6115050" cy="3624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3624580"/>
                    </a:xfrm>
                    <a:prstGeom prst="rect">
                      <a:avLst/>
                    </a:prstGeom>
                  </pic:spPr>
                </pic:pic>
              </a:graphicData>
            </a:graphic>
          </wp:inline>
        </w:drawing>
      </w:r>
    </w:p>
    <w:p w14:paraId="33667E8F" w14:textId="77777777" w:rsidR="009F0E52" w:rsidRDefault="009F0E52" w:rsidP="009F0E52"/>
    <w:p w14:paraId="670919FF" w14:textId="283A26CB" w:rsidR="009F0E52" w:rsidRDefault="009F0E52" w:rsidP="009F0E52">
      <w:r>
        <w:t xml:space="preserve">En la pantalla siguiente se ve el ALV de ejemplo de </w:t>
      </w:r>
      <w:proofErr w:type="spellStart"/>
      <w:r>
        <w:t>como</w:t>
      </w:r>
      <w:proofErr w:type="spellEnd"/>
      <w:r>
        <w:t xml:space="preserve"> quedo el archivo cargado sin errores y se ven los botones, de </w:t>
      </w:r>
      <w:r w:rsidRPr="00E12446">
        <w:rPr>
          <w:b/>
        </w:rPr>
        <w:t>Modo Test</w:t>
      </w:r>
      <w:r>
        <w:t xml:space="preserve"> o de </w:t>
      </w:r>
      <w:r w:rsidRPr="00E12446">
        <w:rPr>
          <w:b/>
        </w:rPr>
        <w:t>Procesar Datos</w:t>
      </w:r>
      <w:r>
        <w:t>, que deben estar disponibles para que el usuario decida la acción a tomar.</w:t>
      </w:r>
    </w:p>
    <w:p w14:paraId="63372A6B" w14:textId="59EEF4DD" w:rsidR="009F0E52" w:rsidRDefault="009F0E52" w:rsidP="009F0E52">
      <w:r>
        <w:rPr>
          <w:noProof/>
        </w:rPr>
        <w:drawing>
          <wp:inline distT="0" distB="0" distL="0" distR="0" wp14:anchorId="54387EC6" wp14:editId="16645B5B">
            <wp:extent cx="6115050" cy="3754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3754755"/>
                    </a:xfrm>
                    <a:prstGeom prst="rect">
                      <a:avLst/>
                    </a:prstGeom>
                  </pic:spPr>
                </pic:pic>
              </a:graphicData>
            </a:graphic>
          </wp:inline>
        </w:drawing>
      </w:r>
    </w:p>
    <w:p w14:paraId="3F34A830" w14:textId="2440173C" w:rsidR="009F0E52" w:rsidRDefault="009F0E52" w:rsidP="009F0E52"/>
    <w:p w14:paraId="49C81291" w14:textId="1B7D203E" w:rsidR="009F0E52" w:rsidRDefault="009F0E52" w:rsidP="009F0E52"/>
    <w:p w14:paraId="2A4A9CA7" w14:textId="0B687A01" w:rsidR="009F0E52" w:rsidRDefault="009F0E52" w:rsidP="009F0E52"/>
    <w:p w14:paraId="421D28D8" w14:textId="77777777" w:rsidR="009F0E52" w:rsidRDefault="009F0E52" w:rsidP="009F0E52"/>
    <w:p w14:paraId="56634275" w14:textId="2ADD4769" w:rsidR="009F0E52" w:rsidRDefault="009F0E52" w:rsidP="009F0E52">
      <w:r>
        <w:lastRenderedPageBreak/>
        <w:t xml:space="preserve">Si al correr el botón </w:t>
      </w:r>
      <w:proofErr w:type="gramStart"/>
      <w:r>
        <w:t xml:space="preserve">de  </w:t>
      </w:r>
      <w:r w:rsidRPr="009F0E52">
        <w:rPr>
          <w:b/>
        </w:rPr>
        <w:t>Modo</w:t>
      </w:r>
      <w:proofErr w:type="gramEnd"/>
      <w:r w:rsidRPr="009F0E52">
        <w:rPr>
          <w:b/>
        </w:rPr>
        <w:t xml:space="preserve"> Test</w:t>
      </w:r>
      <w:r>
        <w:t xml:space="preserve"> surgiera algún error tendría que informarlo en rojo para saber que corregir.</w:t>
      </w:r>
    </w:p>
    <w:p w14:paraId="38F95873" w14:textId="77777777" w:rsidR="009F0E52" w:rsidRDefault="009F0E52" w:rsidP="009F0E52">
      <w:r>
        <w:rPr>
          <w:noProof/>
        </w:rPr>
        <w:drawing>
          <wp:inline distT="0" distB="0" distL="0" distR="0" wp14:anchorId="23117B57" wp14:editId="70B584CE">
            <wp:extent cx="6115050" cy="3519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3519170"/>
                    </a:xfrm>
                    <a:prstGeom prst="rect">
                      <a:avLst/>
                    </a:prstGeom>
                  </pic:spPr>
                </pic:pic>
              </a:graphicData>
            </a:graphic>
          </wp:inline>
        </w:drawing>
      </w:r>
    </w:p>
    <w:p w14:paraId="145381F7" w14:textId="77777777" w:rsidR="00994D01" w:rsidRDefault="00994D01" w:rsidP="009F0E52"/>
    <w:p w14:paraId="622583A7" w14:textId="2E113C5E" w:rsidR="009F0E52" w:rsidRDefault="009F0E52" w:rsidP="009F0E52">
      <w:r>
        <w:t xml:space="preserve">Si ejecutamos el botón </w:t>
      </w:r>
      <w:r w:rsidRPr="009920A2">
        <w:rPr>
          <w:b/>
        </w:rPr>
        <w:t>Procesar Datos</w:t>
      </w:r>
      <w:r>
        <w:rPr>
          <w:b/>
        </w:rPr>
        <w:t xml:space="preserve">, </w:t>
      </w:r>
      <w:r>
        <w:t>debemos dejar un log de ejecución de la transacción y que lo muestre a través de un ALV, informando los casos éxitos grabados, como se ve en las imágenes de ejemplo de abajo.</w:t>
      </w:r>
    </w:p>
    <w:p w14:paraId="1CE4E39A" w14:textId="77777777" w:rsidR="00994D01" w:rsidRDefault="00994D01" w:rsidP="00994D01">
      <w:r>
        <w:rPr>
          <w:noProof/>
        </w:rPr>
        <w:drawing>
          <wp:inline distT="0" distB="0" distL="0" distR="0" wp14:anchorId="49F3012D" wp14:editId="0A80E72E">
            <wp:extent cx="6115050" cy="37496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050" cy="3749675"/>
                    </a:xfrm>
                    <a:prstGeom prst="rect">
                      <a:avLst/>
                    </a:prstGeom>
                  </pic:spPr>
                </pic:pic>
              </a:graphicData>
            </a:graphic>
          </wp:inline>
        </w:drawing>
      </w:r>
    </w:p>
    <w:p w14:paraId="13FC459E" w14:textId="77777777" w:rsidR="00994D01" w:rsidRDefault="00994D01" w:rsidP="00994D01">
      <w:r>
        <w:rPr>
          <w:noProof/>
        </w:rPr>
        <w:lastRenderedPageBreak/>
        <w:drawing>
          <wp:inline distT="0" distB="0" distL="0" distR="0" wp14:anchorId="0E317C4C" wp14:editId="1B7A2603">
            <wp:extent cx="6115050" cy="3562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5050" cy="3562985"/>
                    </a:xfrm>
                    <a:prstGeom prst="rect">
                      <a:avLst/>
                    </a:prstGeom>
                  </pic:spPr>
                </pic:pic>
              </a:graphicData>
            </a:graphic>
          </wp:inline>
        </w:drawing>
      </w:r>
    </w:p>
    <w:p w14:paraId="7EEC47D1" w14:textId="77777777" w:rsidR="00FF1E22" w:rsidRDefault="00994D01" w:rsidP="00F86305">
      <w:commentRangeStart w:id="160"/>
      <w:r>
        <w:t>Como los logs</w:t>
      </w:r>
      <w:commentRangeStart w:id="161"/>
      <w:r>
        <w:t xml:space="preserve"> de resultados de ejecución serán mostrados en el ALV, no será necesaria la ejecución del log en la transacción SLG1.</w:t>
      </w:r>
      <w:commentRangeEnd w:id="161"/>
      <w:r>
        <w:rPr>
          <w:rStyle w:val="CommentReference"/>
        </w:rPr>
        <w:commentReference w:id="161"/>
      </w:r>
    </w:p>
    <w:p w14:paraId="6722CED0" w14:textId="0B85655A" w:rsidR="001C2B10" w:rsidRDefault="00FF1E22" w:rsidP="00F86305">
      <w:r>
        <w:t xml:space="preserve">Dado que la transacción </w:t>
      </w:r>
      <w:commentRangeEnd w:id="160"/>
      <w:r w:rsidR="00994D01">
        <w:rPr>
          <w:rStyle w:val="CommentReference"/>
        </w:rPr>
        <w:commentReference w:id="160"/>
      </w:r>
      <w:r w:rsidRPr="00FF1E22">
        <w:t xml:space="preserve"> </w:t>
      </w:r>
      <w:r w:rsidRPr="00991205">
        <w:t>O4TEN</w:t>
      </w:r>
      <w:r>
        <w:t xml:space="preserve"> está disponible en </w:t>
      </w:r>
      <w:proofErr w:type="gramStart"/>
      <w:r>
        <w:t>FIORI ,</w:t>
      </w:r>
      <w:proofErr w:type="gramEnd"/>
      <w:r>
        <w:t xml:space="preserve"> se pide si también puede estar disponible </w:t>
      </w:r>
      <w:proofErr w:type="spellStart"/>
      <w:r>
        <w:t>tambien</w:t>
      </w:r>
      <w:proofErr w:type="spellEnd"/>
    </w:p>
    <w:p w14:paraId="7250C3AB" w14:textId="0ED7D7F3" w:rsidR="00FF1E22" w:rsidRDefault="00FF1E22" w:rsidP="00F86305">
      <w:pPr>
        <w:rPr>
          <w:ins w:id="162" w:author="CARVAJAL ROMERO, FRANCISCO PABLO (Servicio Externo en YPF)" w:date="2023-06-09T15:11:00Z"/>
        </w:rPr>
      </w:pPr>
      <w:del w:id="163" w:author="CARVAJAL ROMERO, FRANCISCO PABLO (Servicio Externo en YPF)" w:date="2023-06-09T15:11:00Z">
        <w:r>
          <w:rPr>
            <w:noProof/>
          </w:rPr>
          <w:drawing>
            <wp:inline distT="0" distB="0" distL="0" distR="0" wp14:anchorId="666FFEFD" wp14:editId="2B9C5881">
              <wp:extent cx="6115050" cy="1966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5050" cy="1966595"/>
                      </a:xfrm>
                      <a:prstGeom prst="rect">
                        <a:avLst/>
                      </a:prstGeom>
                    </pic:spPr>
                  </pic:pic>
                </a:graphicData>
              </a:graphic>
            </wp:inline>
          </w:drawing>
        </w:r>
      </w:del>
    </w:p>
    <w:p w14:paraId="30B98608" w14:textId="76A32AE2" w:rsidR="200ACDEA" w:rsidRDefault="200ACDEA" w:rsidP="200ACDEA">
      <w:pPr>
        <w:rPr>
          <w:ins w:id="164" w:author="CARVAJAL ROMERO, FRANCISCO PABLO (Servicio Externo en YPF)" w:date="2023-06-09T15:11:00Z"/>
        </w:rPr>
      </w:pPr>
    </w:p>
    <w:p w14:paraId="16C7C868" w14:textId="1CA036BA" w:rsidR="2BE26559" w:rsidRDefault="2BE26559" w:rsidP="200ACDEA">
      <w:pPr>
        <w:spacing w:after="0"/>
        <w:jc w:val="left"/>
        <w:rPr>
          <w:ins w:id="165" w:author="CARVAJAL ROMERO, FRANCISCO PABLO (Servicio Externo en YPF)" w:date="2023-06-09T15:13:00Z"/>
          <w:rFonts w:ascii="Segoe UI" w:eastAsia="Segoe UI" w:hAnsi="Segoe UI" w:cs="Segoe UI"/>
          <w:color w:val="333333"/>
          <w:sz w:val="18"/>
          <w:szCs w:val="18"/>
        </w:rPr>
      </w:pPr>
      <w:ins w:id="166" w:author="CARVAJAL ROMERO, FRANCISCO PABLO (Servicio Externo en YPF)" w:date="2023-06-09T15:11:00Z">
        <w:r>
          <w:t xml:space="preserve">Una </w:t>
        </w:r>
        <w:proofErr w:type="spellStart"/>
        <w:r>
          <w:t>aclaracion</w:t>
        </w:r>
        <w:proofErr w:type="spellEnd"/>
        <w:r>
          <w:t xml:space="preserve"> </w:t>
        </w:r>
      </w:ins>
      <w:ins w:id="167" w:author="CARVAJAL ROMERO, FRANCISCO PABLO (Servicio Externo en YPF)" w:date="2023-06-09T15:13:00Z">
        <w:r>
          <w:t>más</w:t>
        </w:r>
      </w:ins>
      <w:ins w:id="168" w:author="CARVAJAL ROMERO, FRANCISCO PABLO (Servicio Externo en YPF)" w:date="2023-06-09T15:12:00Z">
        <w:r>
          <w:t xml:space="preserve"> e importante; dado que </w:t>
        </w:r>
      </w:ins>
      <w:ins w:id="169" w:author="CARVAJAL ROMERO, FRANCISCO PABLO (Servicio Externo en YPF)" w:date="2023-06-09T15:13:00Z">
        <w:r>
          <w:t>“</w:t>
        </w:r>
      </w:ins>
      <w:ins w:id="170" w:author="CARVAJAL ROMERO, FRANCISCO PABLO (Servicio Externo en YPF)" w:date="2023-06-09T15:12:00Z">
        <w:r w:rsidRPr="200ACDEA">
          <w:rPr>
            <w:rFonts w:ascii="Segoe UI" w:eastAsia="Segoe UI" w:hAnsi="Segoe UI" w:cs="Segoe UI"/>
            <w:color w:val="333333"/>
            <w:sz w:val="18"/>
            <w:szCs w:val="18"/>
          </w:rPr>
          <w:t xml:space="preserve">El cierre de la Nominación se determina de manera automática al cumplirse la totalidad o % de tolerancia permitida de la confirmación de la cantidad del </w:t>
        </w:r>
        <w:proofErr w:type="spellStart"/>
        <w:r w:rsidRPr="200ACDEA">
          <w:rPr>
            <w:rFonts w:ascii="Segoe UI" w:eastAsia="Segoe UI" w:hAnsi="Segoe UI" w:cs="Segoe UI"/>
            <w:color w:val="333333"/>
            <w:sz w:val="18"/>
            <w:szCs w:val="18"/>
          </w:rPr>
          <w:t>item</w:t>
        </w:r>
        <w:proofErr w:type="spellEnd"/>
        <w:r w:rsidRPr="200ACDEA">
          <w:rPr>
            <w:rFonts w:ascii="Segoe UI" w:eastAsia="Segoe UI" w:hAnsi="Segoe UI" w:cs="Segoe UI"/>
            <w:color w:val="333333"/>
            <w:sz w:val="18"/>
            <w:szCs w:val="18"/>
          </w:rPr>
          <w:t>.</w:t>
        </w:r>
      </w:ins>
      <w:ins w:id="171" w:author="CARVAJAL ROMERO, FRANCISCO PABLO (Servicio Externo en YPF)" w:date="2023-06-09T15:13:00Z">
        <w:r w:rsidRPr="200ACDEA">
          <w:rPr>
            <w:rFonts w:ascii="Segoe UI" w:eastAsia="Segoe UI" w:hAnsi="Segoe UI" w:cs="Segoe UI"/>
            <w:color w:val="333333"/>
            <w:sz w:val="18"/>
            <w:szCs w:val="18"/>
          </w:rPr>
          <w:t>”</w:t>
        </w:r>
      </w:ins>
    </w:p>
    <w:p w14:paraId="4DEE46C0" w14:textId="727D63EA" w:rsidR="200ACDEA" w:rsidRDefault="200ACDEA" w:rsidP="200ACDEA">
      <w:pPr>
        <w:spacing w:after="0"/>
        <w:jc w:val="left"/>
        <w:rPr>
          <w:ins w:id="172" w:author="CARVAJAL ROMERO, FRANCISCO PABLO (Servicio Externo en YPF)" w:date="2023-06-09T15:12:00Z"/>
          <w:rFonts w:ascii="Segoe UI" w:eastAsia="Segoe UI" w:hAnsi="Segoe UI" w:cs="Segoe UI"/>
          <w:color w:val="333333"/>
          <w:sz w:val="18"/>
          <w:szCs w:val="18"/>
        </w:rPr>
      </w:pPr>
    </w:p>
    <w:p w14:paraId="38169CD5" w14:textId="724A5CA6" w:rsidR="2BE26559" w:rsidRDefault="2BE26559">
      <w:pPr>
        <w:spacing w:after="0"/>
        <w:jc w:val="left"/>
        <w:rPr>
          <w:ins w:id="173" w:author="CARVAJAL ROMERO, FRANCISCO PABLO (Servicio Externo en YPF)" w:date="2023-06-09T15:14:00Z"/>
          <w:rFonts w:ascii="Segoe UI" w:eastAsia="Segoe UI" w:hAnsi="Segoe UI" w:cs="Segoe UI"/>
          <w:color w:val="333333"/>
          <w:sz w:val="18"/>
          <w:szCs w:val="18"/>
        </w:rPr>
        <w:pPrChange w:id="174" w:author="CARVAJAL ROMERO, FRANCISCO PABLO (Servicio Externo en YPF)" w:date="2023-06-09T15:12:00Z">
          <w:pPr>
            <w:jc w:val="left"/>
          </w:pPr>
        </w:pPrChange>
      </w:pPr>
      <w:ins w:id="175" w:author="CARVAJAL ROMERO, FRANCISCO PABLO (Servicio Externo en YPF)" w:date="2023-06-09T15:12:00Z">
        <w:r w:rsidRPr="200ACDEA">
          <w:rPr>
            <w:rFonts w:ascii="Segoe UI" w:eastAsia="Segoe UI" w:hAnsi="Segoe UI" w:cs="Segoe UI"/>
            <w:color w:val="333333"/>
            <w:sz w:val="18"/>
            <w:szCs w:val="18"/>
          </w:rPr>
          <w:t xml:space="preserve"> Ejemplo si con el primer tren no se </w:t>
        </w:r>
      </w:ins>
      <w:ins w:id="176" w:author="CARVAJAL ROMERO, FRANCISCO PABLO (Servicio Externo en YPF)" w:date="2023-06-09T15:13:00Z">
        <w:r w:rsidRPr="200ACDEA">
          <w:rPr>
            <w:rFonts w:ascii="Segoe UI" w:eastAsia="Segoe UI" w:hAnsi="Segoe UI" w:cs="Segoe UI"/>
            <w:color w:val="333333"/>
            <w:sz w:val="18"/>
            <w:szCs w:val="18"/>
          </w:rPr>
          <w:t>llegó</w:t>
        </w:r>
      </w:ins>
      <w:ins w:id="177" w:author="CARVAJAL ROMERO, FRANCISCO PABLO (Servicio Externo en YPF)" w:date="2023-06-09T15:12:00Z">
        <w:r w:rsidRPr="200ACDEA">
          <w:rPr>
            <w:rFonts w:ascii="Segoe UI" w:eastAsia="Segoe UI" w:hAnsi="Segoe UI" w:cs="Segoe UI"/>
            <w:color w:val="333333"/>
            <w:sz w:val="18"/>
            <w:szCs w:val="18"/>
          </w:rPr>
          <w:t xml:space="preserve"> a completar los kilos </w:t>
        </w:r>
      </w:ins>
      <w:ins w:id="178" w:author="CARVAJAL ROMERO, FRANCISCO PABLO (Servicio Externo en YPF)" w:date="2023-06-09T15:13:00Z">
        <w:r w:rsidRPr="200ACDEA">
          <w:rPr>
            <w:rFonts w:ascii="Segoe UI" w:eastAsia="Segoe UI" w:hAnsi="Segoe UI" w:cs="Segoe UI"/>
            <w:color w:val="333333"/>
            <w:sz w:val="18"/>
            <w:szCs w:val="18"/>
          </w:rPr>
          <w:t>planificados,</w:t>
        </w:r>
      </w:ins>
      <w:ins w:id="179" w:author="CARVAJAL ROMERO, FRANCISCO PABLO (Servicio Externo en YPF)" w:date="2023-06-09T15:12:00Z">
        <w:r w:rsidRPr="200ACDEA">
          <w:rPr>
            <w:rFonts w:ascii="Segoe UI" w:eastAsia="Segoe UI" w:hAnsi="Segoe UI" w:cs="Segoe UI"/>
            <w:color w:val="333333"/>
            <w:sz w:val="18"/>
            <w:szCs w:val="18"/>
          </w:rPr>
          <w:t xml:space="preserve"> si tengo la opción de usar </w:t>
        </w:r>
      </w:ins>
      <w:ins w:id="180" w:author="CARVAJAL ROMERO, FRANCISCO PABLO (Servicio Externo en YPF)" w:date="2023-06-09T15:13:00Z">
        <w:r w:rsidRPr="200ACDEA">
          <w:rPr>
            <w:rFonts w:ascii="Segoe UI" w:eastAsia="Segoe UI" w:hAnsi="Segoe UI" w:cs="Segoe UI"/>
            <w:color w:val="333333"/>
            <w:sz w:val="18"/>
            <w:szCs w:val="18"/>
          </w:rPr>
          <w:t>la tilde</w:t>
        </w:r>
      </w:ins>
      <w:ins w:id="181" w:author="CARVAJAL ROMERO, FRANCISCO PABLO (Servicio Externo en YPF)" w:date="2023-06-09T15:12:00Z">
        <w:r w:rsidRPr="200ACDEA">
          <w:rPr>
            <w:rFonts w:ascii="Segoe UI" w:eastAsia="Segoe UI" w:hAnsi="Segoe UI" w:cs="Segoe UI"/>
            <w:color w:val="333333"/>
            <w:sz w:val="18"/>
            <w:szCs w:val="18"/>
          </w:rPr>
          <w:t xml:space="preserve"> para cerrar la nominación. De lo contrario de cerraría de forma automática en el segundo Tren y si con este tampoco de </w:t>
        </w:r>
      </w:ins>
      <w:proofErr w:type="spellStart"/>
      <w:ins w:id="182" w:author="CARVAJAL ROMERO, FRANCISCO PABLO (Servicio Externo en YPF)" w:date="2023-06-09T15:13:00Z">
        <w:r w:rsidR="22C59958" w:rsidRPr="200ACDEA">
          <w:rPr>
            <w:rFonts w:ascii="Segoe UI" w:eastAsia="Segoe UI" w:hAnsi="Segoe UI" w:cs="Segoe UI"/>
            <w:color w:val="333333"/>
            <w:sz w:val="18"/>
            <w:szCs w:val="18"/>
          </w:rPr>
          <w:t>llegar</w:t>
        </w:r>
      </w:ins>
      <w:ins w:id="183" w:author="CARVAJAL ROMERO, FRANCISCO PABLO (Servicio Externo en YPF)" w:date="2023-06-09T15:14:00Z">
        <w:r w:rsidR="22C59958" w:rsidRPr="200ACDEA">
          <w:rPr>
            <w:rFonts w:ascii="Segoe UI" w:eastAsia="Segoe UI" w:hAnsi="Segoe UI" w:cs="Segoe UI"/>
            <w:color w:val="333333"/>
            <w:sz w:val="18"/>
            <w:szCs w:val="18"/>
          </w:rPr>
          <w:t>a</w:t>
        </w:r>
        <w:proofErr w:type="spellEnd"/>
        <w:r w:rsidR="22C59958" w:rsidRPr="200ACDEA">
          <w:rPr>
            <w:rFonts w:ascii="Segoe UI" w:eastAsia="Segoe UI" w:hAnsi="Segoe UI" w:cs="Segoe UI"/>
            <w:color w:val="333333"/>
            <w:sz w:val="18"/>
            <w:szCs w:val="18"/>
          </w:rPr>
          <w:t xml:space="preserve"> a </w:t>
        </w:r>
        <w:r w:rsidR="53AF1EA7" w:rsidRPr="200ACDEA">
          <w:rPr>
            <w:rFonts w:ascii="Segoe UI" w:eastAsia="Segoe UI" w:hAnsi="Segoe UI" w:cs="Segoe UI"/>
            <w:color w:val="333333"/>
            <w:sz w:val="18"/>
            <w:szCs w:val="18"/>
          </w:rPr>
          <w:t>completar,</w:t>
        </w:r>
      </w:ins>
      <w:ins w:id="184" w:author="CARVAJAL ROMERO, FRANCISCO PABLO (Servicio Externo en YPF)" w:date="2023-06-09T15:12:00Z">
        <w:r w:rsidRPr="200ACDEA">
          <w:rPr>
            <w:rFonts w:ascii="Segoe UI" w:eastAsia="Segoe UI" w:hAnsi="Segoe UI" w:cs="Segoe UI"/>
            <w:color w:val="333333"/>
            <w:sz w:val="18"/>
            <w:szCs w:val="18"/>
          </w:rPr>
          <w:t xml:space="preserve"> tengo la </w:t>
        </w:r>
        <w:proofErr w:type="spellStart"/>
        <w:r w:rsidRPr="200ACDEA">
          <w:rPr>
            <w:rFonts w:ascii="Segoe UI" w:eastAsia="Segoe UI" w:hAnsi="Segoe UI" w:cs="Segoe UI"/>
            <w:color w:val="333333"/>
            <w:sz w:val="18"/>
            <w:szCs w:val="18"/>
          </w:rPr>
          <w:t>la</w:t>
        </w:r>
        <w:proofErr w:type="spellEnd"/>
        <w:r w:rsidRPr="200ACDEA">
          <w:rPr>
            <w:rFonts w:ascii="Segoe UI" w:eastAsia="Segoe UI" w:hAnsi="Segoe UI" w:cs="Segoe UI"/>
            <w:color w:val="333333"/>
            <w:sz w:val="18"/>
            <w:szCs w:val="18"/>
          </w:rPr>
          <w:t xml:space="preserve"> opción de usar </w:t>
        </w:r>
      </w:ins>
      <w:ins w:id="185" w:author="CARVAJAL ROMERO, FRANCISCO PABLO (Servicio Externo en YPF)" w:date="2023-06-09T15:14:00Z">
        <w:r w:rsidR="14456AF6" w:rsidRPr="200ACDEA">
          <w:rPr>
            <w:rFonts w:ascii="Segoe UI" w:eastAsia="Segoe UI" w:hAnsi="Segoe UI" w:cs="Segoe UI"/>
            <w:color w:val="333333"/>
            <w:sz w:val="18"/>
            <w:szCs w:val="18"/>
          </w:rPr>
          <w:t>la tilde</w:t>
        </w:r>
      </w:ins>
      <w:ins w:id="186" w:author="CARVAJAL ROMERO, FRANCISCO PABLO (Servicio Externo en YPF)" w:date="2023-06-09T15:12:00Z">
        <w:r w:rsidRPr="200ACDEA">
          <w:rPr>
            <w:rFonts w:ascii="Segoe UI" w:eastAsia="Segoe UI" w:hAnsi="Segoe UI" w:cs="Segoe UI"/>
            <w:color w:val="333333"/>
            <w:sz w:val="18"/>
            <w:szCs w:val="18"/>
          </w:rPr>
          <w:t xml:space="preserve">.  </w:t>
        </w:r>
      </w:ins>
    </w:p>
    <w:p w14:paraId="7634A40C" w14:textId="02A18A5E" w:rsidR="5923B413" w:rsidRDefault="5923B413" w:rsidP="200ACDEA">
      <w:pPr>
        <w:spacing w:after="0"/>
        <w:jc w:val="left"/>
        <w:rPr>
          <w:del w:id="187" w:author="CARVAJAL ROMERO, FRANCISCO PABLO (Servicio Externo en YPF)" w:date="2023-06-09T15:15:00Z"/>
          <w:rFonts w:ascii="Segoe UI" w:eastAsia="Segoe UI" w:hAnsi="Segoe UI" w:cs="Segoe UI"/>
          <w:color w:val="333333"/>
          <w:sz w:val="18"/>
          <w:szCs w:val="18"/>
        </w:rPr>
      </w:pPr>
      <w:ins w:id="188" w:author="CARVAJAL ROMERO, FRANCISCO PABLO (Servicio Externo en YPF)" w:date="2023-06-09T15:14:00Z">
        <w:r w:rsidRPr="200ACDEA">
          <w:rPr>
            <w:rFonts w:ascii="Segoe UI" w:eastAsia="Segoe UI" w:hAnsi="Segoe UI" w:cs="Segoe UI"/>
            <w:color w:val="333333"/>
            <w:sz w:val="18"/>
            <w:szCs w:val="18"/>
          </w:rPr>
          <w:t xml:space="preserve">Esto lo </w:t>
        </w:r>
        <w:proofErr w:type="spellStart"/>
        <w:r w:rsidRPr="200ACDEA">
          <w:rPr>
            <w:rFonts w:ascii="Segoe UI" w:eastAsia="Segoe UI" w:hAnsi="Segoe UI" w:cs="Segoe UI"/>
            <w:color w:val="333333"/>
            <w:sz w:val="18"/>
            <w:szCs w:val="18"/>
          </w:rPr>
          <w:t>haria</w:t>
        </w:r>
        <w:proofErr w:type="spellEnd"/>
        <w:r w:rsidRPr="200ACDEA">
          <w:rPr>
            <w:rFonts w:ascii="Segoe UI" w:eastAsia="Segoe UI" w:hAnsi="Segoe UI" w:cs="Segoe UI"/>
            <w:color w:val="333333"/>
            <w:sz w:val="18"/>
            <w:szCs w:val="18"/>
          </w:rPr>
          <w:t xml:space="preserve"> el usuario luego de forma manual </w:t>
        </w:r>
      </w:ins>
      <w:ins w:id="189" w:author="CARVAJAL ROMERO, FRANCISCO PABLO (Servicio Externo en YPF)" w:date="2023-06-09T15:15:00Z">
        <w:r w:rsidRPr="200ACDEA">
          <w:rPr>
            <w:rFonts w:ascii="Segoe UI" w:eastAsia="Segoe UI" w:hAnsi="Segoe UI" w:cs="Segoe UI"/>
            <w:color w:val="333333"/>
            <w:sz w:val="18"/>
            <w:szCs w:val="18"/>
          </w:rPr>
          <w:t>luego de haber ejecutado la carga masiva.</w:t>
        </w:r>
      </w:ins>
    </w:p>
    <w:p w14:paraId="5DE121A2" w14:textId="1804C025" w:rsidR="00706BD7" w:rsidRPr="00F86305" w:rsidRDefault="00EF582F" w:rsidP="00F86305">
      <w:pPr>
        <w:pStyle w:val="TtuloMEGA"/>
        <w:ind w:left="2160"/>
        <w:rPr>
          <w:rFonts w:ascii="Verdana" w:hAnsi="Verdana"/>
          <w:smallCaps w:val="0"/>
          <w:color w:val="auto"/>
          <w:sz w:val="28"/>
          <w:szCs w:val="28"/>
        </w:rPr>
      </w:pPr>
      <w:r w:rsidRPr="00F86305">
        <w:rPr>
          <w:rFonts w:ascii="Verdana" w:hAnsi="Verdana"/>
          <w:smallCaps w:val="0"/>
          <w:color w:val="auto"/>
          <w:sz w:val="28"/>
          <w:szCs w:val="28"/>
        </w:rPr>
        <w:lastRenderedPageBreak/>
        <w:t xml:space="preserve"> </w:t>
      </w:r>
    </w:p>
    <w:p w14:paraId="20D43093" w14:textId="77777777" w:rsidR="0035797A" w:rsidRPr="00B500D1" w:rsidRDefault="0035797A" w:rsidP="000619EC">
      <w:pPr>
        <w:pStyle w:val="TtuloMEGA"/>
        <w:numPr>
          <w:ilvl w:val="2"/>
          <w:numId w:val="26"/>
        </w:numPr>
        <w:rPr>
          <w:rFonts w:ascii="Verdana" w:hAnsi="Verdana"/>
          <w:smallCaps w:val="0"/>
          <w:color w:val="auto"/>
          <w:sz w:val="28"/>
          <w:szCs w:val="28"/>
        </w:rPr>
      </w:pPr>
      <w:bookmarkStart w:id="190" w:name="_Toc123208239"/>
      <w:r w:rsidRPr="00B500D1">
        <w:rPr>
          <w:rFonts w:ascii="Verdana" w:hAnsi="Verdana"/>
          <w:smallCaps w:val="0"/>
          <w:color w:val="auto"/>
          <w:sz w:val="28"/>
          <w:szCs w:val="28"/>
        </w:rPr>
        <w:t>Ampliaciones de Tabla</w:t>
      </w:r>
      <w:bookmarkEnd w:id="190"/>
    </w:p>
    <w:p w14:paraId="07584063" w14:textId="77777777" w:rsidR="0035797A" w:rsidRPr="00B500D1"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91" w:name="_Toc123208240"/>
      <w:r w:rsidRPr="00B500D1">
        <w:rPr>
          <w:rFonts w:ascii="Verdana" w:hAnsi="Verdana"/>
          <w:smallCaps w:val="0"/>
          <w:color w:val="auto"/>
          <w:sz w:val="28"/>
          <w:szCs w:val="28"/>
        </w:rPr>
        <w:t>Tablas propias – Diccionario de datos</w:t>
      </w:r>
      <w:bookmarkEnd w:id="191"/>
    </w:p>
    <w:p w14:paraId="5FAAC64B" w14:textId="77777777" w:rsidR="0035797A" w:rsidRPr="00B500D1" w:rsidRDefault="0035797A" w:rsidP="000619EC">
      <w:pPr>
        <w:pStyle w:val="TtuloMEGA"/>
        <w:numPr>
          <w:ilvl w:val="2"/>
          <w:numId w:val="26"/>
        </w:numPr>
        <w:rPr>
          <w:rFonts w:ascii="Verdana" w:hAnsi="Verdana"/>
          <w:smallCaps w:val="0"/>
          <w:color w:val="auto"/>
          <w:sz w:val="28"/>
          <w:szCs w:val="28"/>
        </w:rPr>
      </w:pPr>
      <w:r>
        <w:rPr>
          <w:rFonts w:ascii="Verdana" w:hAnsi="Verdana"/>
          <w:smallCaps w:val="0"/>
          <w:color w:val="auto"/>
          <w:sz w:val="28"/>
          <w:szCs w:val="28"/>
        </w:rPr>
        <w:t xml:space="preserve"> </w:t>
      </w:r>
      <w:bookmarkStart w:id="192" w:name="_Toc123208241"/>
      <w:r w:rsidRPr="00B500D1">
        <w:rPr>
          <w:rFonts w:ascii="Verdana" w:hAnsi="Verdana"/>
          <w:smallCaps w:val="0"/>
          <w:color w:val="auto"/>
          <w:sz w:val="28"/>
          <w:szCs w:val="28"/>
        </w:rPr>
        <w:t>Ayudas de búsqueda</w:t>
      </w:r>
      <w:bookmarkEnd w:id="192"/>
    </w:p>
    <w:p w14:paraId="35860B28" w14:textId="77777777" w:rsidR="0035797A" w:rsidRPr="0035797A" w:rsidRDefault="0035797A" w:rsidP="0035797A"/>
    <w:p w14:paraId="7266C430" w14:textId="39E1C85E" w:rsidR="00D7117B" w:rsidRDefault="00D7117B" w:rsidP="00D85F1E">
      <w:pPr>
        <w:pStyle w:val="TtuloMEGA"/>
        <w:numPr>
          <w:ilvl w:val="0"/>
          <w:numId w:val="25"/>
        </w:numPr>
        <w:rPr>
          <w:rFonts w:ascii="Verdana" w:hAnsi="Verdana"/>
          <w:smallCaps w:val="0"/>
          <w:color w:val="auto"/>
          <w:sz w:val="28"/>
          <w:szCs w:val="28"/>
        </w:rPr>
      </w:pPr>
      <w:bookmarkStart w:id="193" w:name="_Toc123208242"/>
      <w:r w:rsidRPr="5473E546">
        <w:rPr>
          <w:rFonts w:ascii="Verdana" w:hAnsi="Verdana"/>
          <w:smallCaps w:val="0"/>
          <w:color w:val="auto"/>
          <w:sz w:val="28"/>
          <w:szCs w:val="28"/>
        </w:rPr>
        <w:t>Manejo de Errores</w:t>
      </w:r>
      <w:bookmarkEnd w:id="193"/>
    </w:p>
    <w:p w14:paraId="69C9CDF9" w14:textId="303D080C" w:rsidR="00E06405" w:rsidRPr="00C6713E" w:rsidRDefault="001D60CC" w:rsidP="00C6713E">
      <w:r>
        <w:t xml:space="preserve">Ya fueron explicados en hojas </w:t>
      </w:r>
      <w:r w:rsidR="00B1393D">
        <w:t>anteriores</w:t>
      </w:r>
    </w:p>
    <w:p w14:paraId="6B814A4A" w14:textId="7DEFAD8F" w:rsidR="00D7117B" w:rsidRDefault="00D7117B" w:rsidP="00D85F1E">
      <w:pPr>
        <w:pStyle w:val="TtuloMEGA"/>
        <w:numPr>
          <w:ilvl w:val="0"/>
          <w:numId w:val="25"/>
        </w:numPr>
        <w:rPr>
          <w:rFonts w:ascii="Verdana" w:hAnsi="Verdana"/>
          <w:smallCaps w:val="0"/>
          <w:color w:val="auto"/>
          <w:sz w:val="28"/>
          <w:szCs w:val="28"/>
        </w:rPr>
      </w:pPr>
      <w:bookmarkStart w:id="194" w:name="_Toc123208243"/>
      <w:r w:rsidRPr="5473E546">
        <w:rPr>
          <w:rFonts w:ascii="Verdana" w:hAnsi="Verdana"/>
          <w:smallCaps w:val="0"/>
          <w:color w:val="auto"/>
          <w:sz w:val="28"/>
          <w:szCs w:val="28"/>
        </w:rPr>
        <w:t>Logs</w:t>
      </w:r>
      <w:bookmarkEnd w:id="194"/>
    </w:p>
    <w:p w14:paraId="6EE23A90" w14:textId="0588BF23" w:rsidR="00E06405" w:rsidRPr="00E06405" w:rsidRDefault="00E06405" w:rsidP="00E06405">
      <w:r>
        <w:t>N/A</w:t>
      </w:r>
    </w:p>
    <w:p w14:paraId="5A0BE59A" w14:textId="2F67B473" w:rsidR="00D7117B" w:rsidRDefault="00D7117B" w:rsidP="00D85F1E">
      <w:pPr>
        <w:pStyle w:val="TtuloMEGA"/>
        <w:numPr>
          <w:ilvl w:val="0"/>
          <w:numId w:val="25"/>
        </w:numPr>
        <w:rPr>
          <w:rFonts w:ascii="Verdana" w:hAnsi="Verdana"/>
          <w:smallCaps w:val="0"/>
          <w:color w:val="auto"/>
          <w:sz w:val="28"/>
          <w:szCs w:val="28"/>
        </w:rPr>
      </w:pPr>
      <w:bookmarkStart w:id="195" w:name="_Toc123208244"/>
      <w:r w:rsidRPr="5473E546">
        <w:rPr>
          <w:rFonts w:ascii="Verdana" w:hAnsi="Verdana"/>
          <w:smallCaps w:val="0"/>
          <w:color w:val="auto"/>
          <w:sz w:val="28"/>
          <w:szCs w:val="28"/>
        </w:rPr>
        <w:t>Frecuencia de ejecución</w:t>
      </w:r>
      <w:bookmarkEnd w:id="195"/>
    </w:p>
    <w:p w14:paraId="388275DF" w14:textId="489F2B4C" w:rsidR="00C6713E" w:rsidRDefault="00C6713E" w:rsidP="00C6713E">
      <w:pPr>
        <w:rPr>
          <w:rFonts w:cstheme="minorHAnsi"/>
          <w:lang w:val="es-AR"/>
        </w:rPr>
      </w:pPr>
      <w:r w:rsidRPr="0093261C">
        <w:rPr>
          <w:rFonts w:cstheme="minorHAnsi"/>
        </w:rPr>
        <w:t>A demanda</w:t>
      </w:r>
      <w:r w:rsidR="0093261C" w:rsidRPr="0093261C">
        <w:rPr>
          <w:rFonts w:cstheme="minorHAnsi"/>
        </w:rPr>
        <w:t xml:space="preserve"> ósea s</w:t>
      </w:r>
      <w:proofErr w:type="spellStart"/>
      <w:r w:rsidR="0093261C" w:rsidRPr="0093261C">
        <w:rPr>
          <w:rFonts w:cstheme="minorHAnsi"/>
          <w:lang w:val="es-AR"/>
        </w:rPr>
        <w:t>e</w:t>
      </w:r>
      <w:proofErr w:type="spellEnd"/>
      <w:r w:rsidR="0093261C" w:rsidRPr="0093261C">
        <w:rPr>
          <w:rFonts w:cstheme="minorHAnsi"/>
          <w:lang w:val="es-AR"/>
        </w:rPr>
        <w:t xml:space="preserve"> ejecutaría cada vez que se requiera dar de Alta masiva de </w:t>
      </w:r>
      <w:proofErr w:type="gramStart"/>
      <w:r w:rsidR="0093261C" w:rsidRPr="0093261C">
        <w:rPr>
          <w:rFonts w:cstheme="minorHAnsi"/>
          <w:lang w:val="es-AR"/>
        </w:rPr>
        <w:t>ticket</w:t>
      </w:r>
      <w:proofErr w:type="gramEnd"/>
      <w:r w:rsidR="0093261C" w:rsidRPr="0093261C">
        <w:rPr>
          <w:rFonts w:cstheme="minorHAnsi"/>
          <w:lang w:val="es-AR"/>
        </w:rPr>
        <w:t xml:space="preserve"> </w:t>
      </w:r>
    </w:p>
    <w:p w14:paraId="1D4CDF5F" w14:textId="77777777" w:rsidR="00B065F3" w:rsidRPr="0093261C" w:rsidRDefault="00B065F3" w:rsidP="00C6713E">
      <w:pPr>
        <w:rPr>
          <w:rFonts w:cstheme="minorHAnsi"/>
        </w:rPr>
      </w:pPr>
    </w:p>
    <w:p w14:paraId="1574345E" w14:textId="77777777" w:rsidR="00D7117B" w:rsidRPr="00B500D1" w:rsidRDefault="00D7117B" w:rsidP="00D85F1E">
      <w:pPr>
        <w:pStyle w:val="TtuloMEGA"/>
        <w:numPr>
          <w:ilvl w:val="0"/>
          <w:numId w:val="25"/>
        </w:numPr>
        <w:rPr>
          <w:rFonts w:ascii="Verdana" w:hAnsi="Verdana"/>
          <w:smallCaps w:val="0"/>
          <w:color w:val="auto"/>
          <w:sz w:val="28"/>
          <w:szCs w:val="28"/>
        </w:rPr>
      </w:pPr>
      <w:bookmarkStart w:id="196" w:name="_Toc123208245"/>
      <w:r w:rsidRPr="5473E546">
        <w:rPr>
          <w:rFonts w:ascii="Verdana" w:hAnsi="Verdana"/>
          <w:smallCaps w:val="0"/>
          <w:color w:val="auto"/>
          <w:sz w:val="28"/>
          <w:szCs w:val="28"/>
        </w:rPr>
        <w:t>Requerimiento de seguridad / Autorizaciones</w:t>
      </w:r>
      <w:r w:rsidR="00D85F1E" w:rsidRPr="5473E546">
        <w:rPr>
          <w:rFonts w:ascii="Verdana" w:hAnsi="Verdana"/>
          <w:smallCaps w:val="0"/>
          <w:color w:val="auto"/>
          <w:sz w:val="28"/>
          <w:szCs w:val="28"/>
        </w:rPr>
        <w:t xml:space="preserve"> /Roles</w:t>
      </w:r>
      <w:bookmarkEnd w:id="196"/>
    </w:p>
    <w:p w14:paraId="52D87E51" w14:textId="0857BD24" w:rsidR="006E36D9" w:rsidRDefault="00E06405" w:rsidP="001D60CC">
      <w:r>
        <w:t xml:space="preserve"> </w:t>
      </w:r>
    </w:p>
    <w:tbl>
      <w:tblPr>
        <w:tblW w:w="9748" w:type="dxa"/>
        <w:tblLayout w:type="fixed"/>
        <w:tblLook w:val="04A0" w:firstRow="1" w:lastRow="0" w:firstColumn="1" w:lastColumn="0" w:noHBand="0" w:noVBand="1"/>
      </w:tblPr>
      <w:tblGrid>
        <w:gridCol w:w="2925"/>
        <w:gridCol w:w="1623"/>
        <w:gridCol w:w="3163"/>
        <w:gridCol w:w="2037"/>
      </w:tblGrid>
      <w:tr w:rsidR="00C56B7B" w14:paraId="2262951C" w14:textId="77777777" w:rsidTr="0EC40962">
        <w:trPr>
          <w:trHeight w:val="225"/>
        </w:trPr>
        <w:tc>
          <w:tcPr>
            <w:tcW w:w="2925" w:type="dxa"/>
            <w:tcBorders>
              <w:top w:val="single" w:sz="8" w:space="0" w:color="auto"/>
              <w:left w:val="single" w:sz="8" w:space="0" w:color="auto"/>
              <w:bottom w:val="single" w:sz="8" w:space="0" w:color="auto"/>
              <w:right w:val="single" w:sz="8" w:space="0" w:color="auto"/>
            </w:tcBorders>
            <w:shd w:val="clear" w:color="auto" w:fill="C0C0C0"/>
            <w:vAlign w:val="center"/>
          </w:tcPr>
          <w:p w14:paraId="69215637" w14:textId="77777777" w:rsidR="00C56B7B" w:rsidRDefault="00C56B7B" w:rsidP="00366967">
            <w:pPr>
              <w:jc w:val="center"/>
            </w:pPr>
            <w:r w:rsidRPr="773159B7">
              <w:rPr>
                <w:rFonts w:ascii="Arial" w:eastAsia="Arial" w:hAnsi="Arial" w:cs="Arial"/>
                <w:b/>
                <w:bCs/>
                <w:color w:val="000000" w:themeColor="text1"/>
                <w:szCs w:val="20"/>
                <w:lang w:val="es"/>
              </w:rPr>
              <w:t>Rol Compuesto: Nombre técnico</w:t>
            </w:r>
          </w:p>
        </w:tc>
        <w:tc>
          <w:tcPr>
            <w:tcW w:w="1623" w:type="dxa"/>
            <w:tcBorders>
              <w:top w:val="single" w:sz="8" w:space="0" w:color="auto"/>
              <w:left w:val="single" w:sz="8" w:space="0" w:color="auto"/>
              <w:bottom w:val="single" w:sz="8" w:space="0" w:color="auto"/>
              <w:right w:val="single" w:sz="8" w:space="0" w:color="auto"/>
            </w:tcBorders>
            <w:shd w:val="clear" w:color="auto" w:fill="C0C0C0"/>
            <w:vAlign w:val="center"/>
          </w:tcPr>
          <w:p w14:paraId="3EF5663B" w14:textId="77777777" w:rsidR="00C56B7B" w:rsidRDefault="00C56B7B" w:rsidP="00366967">
            <w:pPr>
              <w:jc w:val="center"/>
            </w:pPr>
            <w:r w:rsidRPr="773159B7">
              <w:rPr>
                <w:rFonts w:ascii="Arial" w:eastAsia="Arial" w:hAnsi="Arial" w:cs="Arial"/>
                <w:b/>
                <w:bCs/>
                <w:color w:val="000000" w:themeColor="text1"/>
                <w:szCs w:val="20"/>
                <w:lang w:val="es"/>
              </w:rPr>
              <w:t>Rol Compuesto: Descripción</w:t>
            </w:r>
          </w:p>
        </w:tc>
        <w:tc>
          <w:tcPr>
            <w:tcW w:w="3163" w:type="dxa"/>
            <w:tcBorders>
              <w:top w:val="single" w:sz="8" w:space="0" w:color="auto"/>
              <w:left w:val="single" w:sz="8" w:space="0" w:color="auto"/>
              <w:bottom w:val="single" w:sz="8" w:space="0" w:color="auto"/>
              <w:right w:val="single" w:sz="8" w:space="0" w:color="auto"/>
            </w:tcBorders>
            <w:shd w:val="clear" w:color="auto" w:fill="C0C0C0"/>
            <w:vAlign w:val="center"/>
          </w:tcPr>
          <w:p w14:paraId="675FAEA3" w14:textId="77777777" w:rsidR="00C56B7B" w:rsidRDefault="00C56B7B" w:rsidP="00366967">
            <w:pPr>
              <w:jc w:val="center"/>
            </w:pPr>
            <w:r w:rsidRPr="773159B7">
              <w:rPr>
                <w:rFonts w:ascii="Arial" w:eastAsia="Arial" w:hAnsi="Arial" w:cs="Arial"/>
                <w:b/>
                <w:bCs/>
                <w:color w:val="000000" w:themeColor="text1"/>
                <w:szCs w:val="20"/>
                <w:lang w:val="es"/>
              </w:rPr>
              <w:t>Rol Simple: Nombre técnico</w:t>
            </w:r>
          </w:p>
        </w:tc>
        <w:tc>
          <w:tcPr>
            <w:tcW w:w="2037" w:type="dxa"/>
            <w:tcBorders>
              <w:top w:val="single" w:sz="8" w:space="0" w:color="auto"/>
              <w:left w:val="single" w:sz="8" w:space="0" w:color="auto"/>
              <w:bottom w:val="single" w:sz="8" w:space="0" w:color="auto"/>
              <w:right w:val="single" w:sz="8" w:space="0" w:color="auto"/>
            </w:tcBorders>
            <w:shd w:val="clear" w:color="auto" w:fill="C0C0C0"/>
            <w:vAlign w:val="center"/>
          </w:tcPr>
          <w:p w14:paraId="5CBB8ECF" w14:textId="77777777" w:rsidR="00C56B7B" w:rsidRDefault="2217AF04" w:rsidP="2FEF0D5A">
            <w:pPr>
              <w:jc w:val="center"/>
              <w:rPr>
                <w:rFonts w:ascii="Arial" w:eastAsia="Arial" w:hAnsi="Arial" w:cs="Arial"/>
                <w:b/>
                <w:bCs/>
                <w:color w:val="000000" w:themeColor="text1"/>
                <w:lang w:val="es"/>
              </w:rPr>
            </w:pPr>
            <w:r w:rsidRPr="0EC40962">
              <w:rPr>
                <w:rFonts w:ascii="Arial" w:eastAsia="Arial" w:hAnsi="Arial" w:cs="Arial"/>
                <w:b/>
                <w:bCs/>
                <w:color w:val="000000" w:themeColor="text1"/>
                <w:lang w:val="es"/>
              </w:rPr>
              <w:t>Rol Simple: Descripción</w:t>
            </w:r>
          </w:p>
        </w:tc>
      </w:tr>
      <w:tr w:rsidR="00C56B7B" w14:paraId="22398339" w14:textId="77777777" w:rsidTr="0EC40962">
        <w:trPr>
          <w:trHeight w:val="225"/>
        </w:trPr>
        <w:tc>
          <w:tcPr>
            <w:tcW w:w="2925" w:type="dxa"/>
            <w:tcBorders>
              <w:top w:val="single" w:sz="8" w:space="0" w:color="auto"/>
              <w:left w:val="single" w:sz="8" w:space="0" w:color="auto"/>
              <w:bottom w:val="single" w:sz="8" w:space="0" w:color="auto"/>
              <w:right w:val="single" w:sz="8" w:space="0" w:color="auto"/>
            </w:tcBorders>
            <w:vAlign w:val="center"/>
          </w:tcPr>
          <w:p w14:paraId="3AFF1AF4" w14:textId="2413BC29" w:rsidR="00C56B7B" w:rsidRDefault="00E06405" w:rsidP="00366967">
            <w:r>
              <w:t xml:space="preserve"> </w:t>
            </w:r>
          </w:p>
        </w:tc>
        <w:tc>
          <w:tcPr>
            <w:tcW w:w="1623" w:type="dxa"/>
            <w:tcBorders>
              <w:top w:val="single" w:sz="8" w:space="0" w:color="auto"/>
              <w:left w:val="single" w:sz="8" w:space="0" w:color="auto"/>
              <w:bottom w:val="single" w:sz="8" w:space="0" w:color="auto"/>
              <w:right w:val="single" w:sz="8" w:space="0" w:color="auto"/>
            </w:tcBorders>
            <w:vAlign w:val="center"/>
          </w:tcPr>
          <w:p w14:paraId="67B9DCED" w14:textId="6670A0A1" w:rsidR="00C56B7B" w:rsidRDefault="00E06405" w:rsidP="00366967">
            <w:r>
              <w:t xml:space="preserve"> </w:t>
            </w:r>
          </w:p>
        </w:tc>
        <w:tc>
          <w:tcPr>
            <w:tcW w:w="3163" w:type="dxa"/>
            <w:tcBorders>
              <w:top w:val="single" w:sz="8" w:space="0" w:color="auto"/>
              <w:left w:val="single" w:sz="8" w:space="0" w:color="auto"/>
              <w:bottom w:val="single" w:sz="8" w:space="0" w:color="auto"/>
              <w:right w:val="single" w:sz="8" w:space="0" w:color="auto"/>
            </w:tcBorders>
            <w:vAlign w:val="center"/>
          </w:tcPr>
          <w:p w14:paraId="605D6B94" w14:textId="6D36EBE3" w:rsidR="00C56B7B" w:rsidRDefault="00E06405" w:rsidP="00366967">
            <w:r>
              <w:t xml:space="preserve"> </w:t>
            </w:r>
            <w:r w:rsidR="00D60749">
              <w:t xml:space="preserve"> </w:t>
            </w:r>
          </w:p>
        </w:tc>
        <w:tc>
          <w:tcPr>
            <w:tcW w:w="2037" w:type="dxa"/>
            <w:tcBorders>
              <w:top w:val="single" w:sz="8" w:space="0" w:color="auto"/>
              <w:left w:val="single" w:sz="8" w:space="0" w:color="auto"/>
              <w:bottom w:val="single" w:sz="8" w:space="0" w:color="auto"/>
              <w:right w:val="single" w:sz="8" w:space="0" w:color="auto"/>
            </w:tcBorders>
            <w:vAlign w:val="center"/>
          </w:tcPr>
          <w:p w14:paraId="7AF4F3CA" w14:textId="1F6D6660" w:rsidR="00C56B7B" w:rsidRDefault="00E06405" w:rsidP="00366967">
            <w:r>
              <w:t xml:space="preserve"> </w:t>
            </w:r>
          </w:p>
        </w:tc>
      </w:tr>
    </w:tbl>
    <w:p w14:paraId="136BD87C" w14:textId="77777777" w:rsidR="00D46684" w:rsidRDefault="00D46684"/>
    <w:p w14:paraId="2B5CB80F" w14:textId="1B8AE46B" w:rsidR="00D60749" w:rsidRDefault="00E06405" w:rsidP="00D60749">
      <w:r>
        <w:t xml:space="preserve"> </w:t>
      </w:r>
    </w:p>
    <w:tbl>
      <w:tblPr>
        <w:tblW w:w="9632" w:type="dxa"/>
        <w:tblLayout w:type="fixed"/>
        <w:tblLook w:val="06A0" w:firstRow="1" w:lastRow="0" w:firstColumn="1" w:lastColumn="0" w:noHBand="1" w:noVBand="1"/>
        <w:tblPrChange w:id="197" w:author="CARVAJAL ROMERO, FRANCISCO PABLO (Servicio Externo en YPF)" w:date="2023-06-14T19:44:00Z">
          <w:tblPr>
            <w:tblW w:w="9632" w:type="dxa"/>
            <w:tblLook w:val="06A0" w:firstRow="1" w:lastRow="0" w:firstColumn="1" w:lastColumn="0" w:noHBand="1" w:noVBand="1"/>
          </w:tblPr>
        </w:tblPrChange>
      </w:tblPr>
      <w:tblGrid>
        <w:gridCol w:w="1950"/>
        <w:gridCol w:w="2310"/>
        <w:gridCol w:w="1605"/>
        <w:gridCol w:w="1650"/>
        <w:gridCol w:w="2117"/>
        <w:tblGridChange w:id="198">
          <w:tblGrid>
            <w:gridCol w:w="2047"/>
            <w:gridCol w:w="2479"/>
            <w:gridCol w:w="1615"/>
            <w:gridCol w:w="1646"/>
            <w:gridCol w:w="1845"/>
          </w:tblGrid>
        </w:tblGridChange>
      </w:tblGrid>
      <w:tr w:rsidR="0EC40962" w14:paraId="2873BC7C" w14:textId="77777777" w:rsidTr="3AE31BA4">
        <w:trPr>
          <w:trHeight w:val="1095"/>
          <w:trPrChange w:id="199" w:author="CARVAJAL ROMERO, FRANCISCO PABLO (Servicio Externo en YPF)" w:date="2023-06-14T19:44:00Z">
            <w:trPr>
              <w:trHeight w:val="1095"/>
            </w:trPr>
          </w:trPrChange>
        </w:trPr>
        <w:tc>
          <w:tcPr>
            <w:tcW w:w="1950" w:type="dxa"/>
            <w:tcBorders>
              <w:top w:val="single" w:sz="8" w:space="0" w:color="auto"/>
              <w:left w:val="single" w:sz="8" w:space="0" w:color="auto"/>
              <w:bottom w:val="single" w:sz="8" w:space="0" w:color="auto"/>
              <w:right w:val="single" w:sz="8" w:space="0" w:color="auto"/>
            </w:tcBorders>
            <w:shd w:val="clear" w:color="auto" w:fill="E0E0E0"/>
            <w:tcPrChange w:id="200" w:author="CARVAJAL ROMERO, FRANCISCO PABLO (Servicio Externo en YPF)" w:date="2023-06-14T19:44:00Z">
              <w:tcPr>
                <w:tcW w:w="2047" w:type="dxa"/>
                <w:tcBorders>
                  <w:top w:val="single" w:sz="8" w:space="0" w:color="auto"/>
                  <w:left w:val="single" w:sz="8" w:space="0" w:color="auto"/>
                  <w:bottom w:val="single" w:sz="8" w:space="0" w:color="auto"/>
                  <w:right w:val="single" w:sz="8" w:space="0" w:color="auto"/>
                </w:tcBorders>
                <w:shd w:val="clear" w:color="auto" w:fill="E0E0E0"/>
              </w:tcPr>
            </w:tcPrChange>
          </w:tcPr>
          <w:p w14:paraId="225AFE11" w14:textId="588B589B" w:rsidR="0EC40962" w:rsidRDefault="0EC40962" w:rsidP="0EC40962">
            <w:pPr>
              <w:spacing w:line="257" w:lineRule="auto"/>
            </w:pPr>
            <w:r w:rsidRPr="0EC40962">
              <w:rPr>
                <w:rFonts w:ascii="Verdana" w:eastAsia="Verdana" w:hAnsi="Verdana" w:cs="Verdana"/>
                <w:b/>
                <w:bCs/>
                <w:szCs w:val="20"/>
                <w:lang w:val="es"/>
              </w:rPr>
              <w:t>Actividad</w:t>
            </w:r>
          </w:p>
        </w:tc>
        <w:tc>
          <w:tcPr>
            <w:tcW w:w="2310" w:type="dxa"/>
            <w:tcBorders>
              <w:top w:val="single" w:sz="8" w:space="0" w:color="auto"/>
              <w:left w:val="single" w:sz="8" w:space="0" w:color="auto"/>
              <w:bottom w:val="single" w:sz="8" w:space="0" w:color="auto"/>
              <w:right w:val="single" w:sz="8" w:space="0" w:color="auto"/>
            </w:tcBorders>
            <w:shd w:val="clear" w:color="auto" w:fill="E0E0E0"/>
            <w:tcPrChange w:id="201" w:author="CARVAJAL ROMERO, FRANCISCO PABLO (Servicio Externo en YPF)" w:date="2023-06-14T19:44:00Z">
              <w:tcPr>
                <w:tcW w:w="2479" w:type="dxa"/>
                <w:tcBorders>
                  <w:top w:val="single" w:sz="8" w:space="0" w:color="auto"/>
                  <w:left w:val="single" w:sz="8" w:space="0" w:color="auto"/>
                  <w:bottom w:val="single" w:sz="8" w:space="0" w:color="auto"/>
                  <w:right w:val="single" w:sz="8" w:space="0" w:color="auto"/>
                </w:tcBorders>
                <w:shd w:val="clear" w:color="auto" w:fill="E0E0E0"/>
              </w:tcPr>
            </w:tcPrChange>
          </w:tcPr>
          <w:p w14:paraId="28A03D73" w14:textId="42D5A917" w:rsidR="0EC40962" w:rsidRDefault="0EC40962" w:rsidP="0EC40962">
            <w:pPr>
              <w:spacing w:line="257" w:lineRule="auto"/>
            </w:pPr>
            <w:r w:rsidRPr="0EC40962">
              <w:rPr>
                <w:rFonts w:ascii="Verdana" w:eastAsia="Verdana" w:hAnsi="Verdana" w:cs="Verdana"/>
                <w:b/>
                <w:bCs/>
                <w:color w:val="000000" w:themeColor="text1"/>
                <w:szCs w:val="20"/>
                <w:lang w:val="es"/>
              </w:rPr>
              <w:t>Rol Simple</w:t>
            </w:r>
          </w:p>
        </w:tc>
        <w:tc>
          <w:tcPr>
            <w:tcW w:w="1605" w:type="dxa"/>
            <w:tcBorders>
              <w:top w:val="single" w:sz="8" w:space="0" w:color="auto"/>
              <w:left w:val="single" w:sz="8" w:space="0" w:color="auto"/>
              <w:bottom w:val="single" w:sz="8" w:space="0" w:color="auto"/>
              <w:right w:val="single" w:sz="8" w:space="0" w:color="auto"/>
            </w:tcBorders>
            <w:shd w:val="clear" w:color="auto" w:fill="E0E0E0"/>
            <w:tcPrChange w:id="202" w:author="CARVAJAL ROMERO, FRANCISCO PABLO (Servicio Externo en YPF)" w:date="2023-06-14T19:44:00Z">
              <w:tcPr>
                <w:tcW w:w="1615" w:type="dxa"/>
                <w:tcBorders>
                  <w:top w:val="single" w:sz="8" w:space="0" w:color="auto"/>
                  <w:left w:val="single" w:sz="8" w:space="0" w:color="auto"/>
                  <w:bottom w:val="single" w:sz="8" w:space="0" w:color="auto"/>
                  <w:right w:val="single" w:sz="8" w:space="0" w:color="auto"/>
                </w:tcBorders>
                <w:shd w:val="clear" w:color="auto" w:fill="E0E0E0"/>
              </w:tcPr>
            </w:tcPrChange>
          </w:tcPr>
          <w:p w14:paraId="4C357F5B" w14:textId="5DE659A1" w:rsidR="0EC40962" w:rsidRDefault="0EC40962">
            <w:r w:rsidRPr="0EC40962">
              <w:rPr>
                <w:rFonts w:ascii="Verdana" w:eastAsia="Verdana" w:hAnsi="Verdana" w:cs="Verdana"/>
                <w:b/>
                <w:bCs/>
                <w:color w:val="000000" w:themeColor="text1"/>
                <w:szCs w:val="20"/>
                <w:lang w:val="es"/>
              </w:rPr>
              <w:t>Descripción</w:t>
            </w:r>
          </w:p>
        </w:tc>
        <w:tc>
          <w:tcPr>
            <w:tcW w:w="1650" w:type="dxa"/>
            <w:tcBorders>
              <w:top w:val="single" w:sz="8" w:space="0" w:color="auto"/>
              <w:left w:val="single" w:sz="8" w:space="0" w:color="auto"/>
              <w:bottom w:val="single" w:sz="8" w:space="0" w:color="auto"/>
              <w:right w:val="single" w:sz="8" w:space="0" w:color="auto"/>
            </w:tcBorders>
            <w:shd w:val="clear" w:color="auto" w:fill="E0E0E0"/>
            <w:tcPrChange w:id="203" w:author="CARVAJAL ROMERO, FRANCISCO PABLO (Servicio Externo en YPF)" w:date="2023-06-14T19:44:00Z">
              <w:tcPr>
                <w:tcW w:w="1646" w:type="dxa"/>
                <w:tcBorders>
                  <w:top w:val="single" w:sz="8" w:space="0" w:color="auto"/>
                  <w:left w:val="single" w:sz="8" w:space="0" w:color="auto"/>
                  <w:bottom w:val="single" w:sz="8" w:space="0" w:color="auto"/>
                  <w:right w:val="single" w:sz="8" w:space="0" w:color="auto"/>
                </w:tcBorders>
                <w:shd w:val="clear" w:color="auto" w:fill="E0E0E0"/>
              </w:tcPr>
            </w:tcPrChange>
          </w:tcPr>
          <w:p w14:paraId="63043060" w14:textId="778695A1" w:rsidR="0EC40962" w:rsidRDefault="0EC40962" w:rsidP="00FF1E22">
            <w:pPr>
              <w:jc w:val="left"/>
            </w:pPr>
            <w:r w:rsidRPr="0EC40962">
              <w:rPr>
                <w:rFonts w:ascii="Verdana" w:eastAsia="Verdana" w:hAnsi="Verdana" w:cs="Verdana"/>
                <w:b/>
                <w:bCs/>
                <w:color w:val="000000" w:themeColor="text1"/>
                <w:szCs w:val="20"/>
                <w:lang w:val="es"/>
              </w:rPr>
              <w:t>Código de Transacción / App FIORI</w:t>
            </w:r>
          </w:p>
        </w:tc>
        <w:tc>
          <w:tcPr>
            <w:tcW w:w="2117" w:type="dxa"/>
            <w:tcBorders>
              <w:top w:val="single" w:sz="8" w:space="0" w:color="auto"/>
              <w:left w:val="single" w:sz="8" w:space="0" w:color="auto"/>
              <w:bottom w:val="single" w:sz="8" w:space="0" w:color="auto"/>
              <w:right w:val="single" w:sz="8" w:space="0" w:color="auto"/>
            </w:tcBorders>
            <w:shd w:val="clear" w:color="auto" w:fill="E0E0E0"/>
            <w:tcPrChange w:id="204" w:author="CARVAJAL ROMERO, FRANCISCO PABLO (Servicio Externo en YPF)" w:date="2023-06-14T19:44:00Z">
              <w:tcPr>
                <w:tcW w:w="1845" w:type="dxa"/>
                <w:tcBorders>
                  <w:top w:val="single" w:sz="8" w:space="0" w:color="auto"/>
                  <w:left w:val="single" w:sz="8" w:space="0" w:color="auto"/>
                  <w:bottom w:val="single" w:sz="8" w:space="0" w:color="auto"/>
                  <w:right w:val="single" w:sz="8" w:space="0" w:color="auto"/>
                </w:tcBorders>
                <w:shd w:val="clear" w:color="auto" w:fill="E0E0E0"/>
              </w:tcPr>
            </w:tcPrChange>
          </w:tcPr>
          <w:p w14:paraId="30FB2079" w14:textId="1CD4892A" w:rsidR="0EC40962" w:rsidRDefault="0EC40962" w:rsidP="00FF1E22">
            <w:pPr>
              <w:jc w:val="left"/>
            </w:pPr>
            <w:r w:rsidRPr="0EC40962">
              <w:rPr>
                <w:rFonts w:ascii="Verdana" w:eastAsia="Verdana" w:hAnsi="Verdana" w:cs="Verdana"/>
                <w:b/>
                <w:bCs/>
                <w:color w:val="000000" w:themeColor="text1"/>
                <w:szCs w:val="20"/>
                <w:lang w:val="es"/>
              </w:rPr>
              <w:t>Descripción Transacción / App FIORI</w:t>
            </w:r>
          </w:p>
        </w:tc>
      </w:tr>
      <w:tr w:rsidR="0EC40962" w14:paraId="33FB90B7" w14:textId="77777777" w:rsidTr="3AE31BA4">
        <w:trPr>
          <w:trHeight w:val="300"/>
          <w:trPrChange w:id="205" w:author="CARVAJAL ROMERO, FRANCISCO PABLO (Servicio Externo en YPF)" w:date="2023-06-14T19:44:00Z">
            <w:trPr>
              <w:trHeight w:val="300"/>
            </w:trPr>
          </w:trPrChange>
        </w:trPr>
        <w:tc>
          <w:tcPr>
            <w:tcW w:w="1950" w:type="dxa"/>
            <w:tcBorders>
              <w:top w:val="single" w:sz="8" w:space="0" w:color="auto"/>
              <w:left w:val="single" w:sz="8" w:space="0" w:color="auto"/>
              <w:bottom w:val="single" w:sz="8" w:space="0" w:color="auto"/>
              <w:right w:val="single" w:sz="8" w:space="0" w:color="auto"/>
            </w:tcBorders>
            <w:tcPrChange w:id="206" w:author="CARVAJAL ROMERO, FRANCISCO PABLO (Servicio Externo en YPF)" w:date="2023-06-14T19:44:00Z">
              <w:tcPr>
                <w:tcW w:w="2047" w:type="dxa"/>
                <w:tcBorders>
                  <w:top w:val="single" w:sz="8" w:space="0" w:color="auto"/>
                  <w:left w:val="single" w:sz="8" w:space="0" w:color="auto"/>
                  <w:bottom w:val="single" w:sz="8" w:space="0" w:color="auto"/>
                  <w:right w:val="single" w:sz="8" w:space="0" w:color="auto"/>
                </w:tcBorders>
              </w:tcPr>
            </w:tcPrChange>
          </w:tcPr>
          <w:p w14:paraId="1E309B43" w14:textId="5B490BF9" w:rsidR="0EC40962" w:rsidRDefault="001F2BB6" w:rsidP="001F2BB6">
            <w:r w:rsidRPr="001F2BB6">
              <w:t>Administrar Ficha de Control - TSW</w:t>
            </w:r>
          </w:p>
        </w:tc>
        <w:tc>
          <w:tcPr>
            <w:tcW w:w="2310" w:type="dxa"/>
            <w:tcBorders>
              <w:top w:val="single" w:sz="8" w:space="0" w:color="auto"/>
              <w:left w:val="single" w:sz="8" w:space="0" w:color="auto"/>
              <w:bottom w:val="single" w:sz="8" w:space="0" w:color="auto"/>
              <w:right w:val="single" w:sz="8" w:space="0" w:color="auto"/>
            </w:tcBorders>
            <w:tcPrChange w:id="207" w:author="CARVAJAL ROMERO, FRANCISCO PABLO (Servicio Externo en YPF)" w:date="2023-06-14T19:44:00Z">
              <w:tcPr>
                <w:tcW w:w="2479" w:type="dxa"/>
                <w:tcBorders>
                  <w:top w:val="single" w:sz="8" w:space="0" w:color="auto"/>
                  <w:left w:val="single" w:sz="8" w:space="0" w:color="auto"/>
                  <w:bottom w:val="single" w:sz="8" w:space="0" w:color="auto"/>
                  <w:right w:val="single" w:sz="8" w:space="0" w:color="auto"/>
                </w:tcBorders>
              </w:tcPr>
            </w:tcPrChange>
          </w:tcPr>
          <w:p w14:paraId="21166FA8" w14:textId="265B82E4" w:rsidR="0EC40962" w:rsidRPr="00232E37" w:rsidRDefault="001F2BB6">
            <w:pPr>
              <w:rPr>
                <w:lang w:val="en-US"/>
              </w:rPr>
            </w:pPr>
            <w:r w:rsidRPr="001F2BB6">
              <w:rPr>
                <w:lang w:val="en-US"/>
              </w:rPr>
              <w:t>ZS1</w:t>
            </w:r>
            <w:proofErr w:type="gramStart"/>
            <w:r w:rsidRPr="001F2BB6">
              <w:rPr>
                <w:lang w:val="en-US"/>
              </w:rPr>
              <w:t>LOSH:ADFC</w:t>
            </w:r>
            <w:proofErr w:type="gramEnd"/>
            <w:r w:rsidRPr="001F2BB6">
              <w:rPr>
                <w:lang w:val="en-US"/>
              </w:rPr>
              <w:t>:YALL:FICHA_CNTROL</w:t>
            </w:r>
          </w:p>
        </w:tc>
        <w:tc>
          <w:tcPr>
            <w:tcW w:w="1605" w:type="dxa"/>
            <w:tcBorders>
              <w:top w:val="single" w:sz="8" w:space="0" w:color="auto"/>
              <w:left w:val="single" w:sz="8" w:space="0" w:color="auto"/>
              <w:bottom w:val="single" w:sz="8" w:space="0" w:color="auto"/>
              <w:right w:val="single" w:sz="8" w:space="0" w:color="auto"/>
            </w:tcBorders>
            <w:tcPrChange w:id="208" w:author="CARVAJAL ROMERO, FRANCISCO PABLO (Servicio Externo en YPF)" w:date="2023-06-14T19:44:00Z">
              <w:tcPr>
                <w:tcW w:w="1615" w:type="dxa"/>
                <w:tcBorders>
                  <w:top w:val="single" w:sz="8" w:space="0" w:color="auto"/>
                  <w:left w:val="single" w:sz="8" w:space="0" w:color="auto"/>
                  <w:bottom w:val="single" w:sz="8" w:space="0" w:color="auto"/>
                  <w:right w:val="single" w:sz="8" w:space="0" w:color="auto"/>
                </w:tcBorders>
              </w:tcPr>
            </w:tcPrChange>
          </w:tcPr>
          <w:p w14:paraId="41FA47AD" w14:textId="76D7C155" w:rsidR="0EC40962" w:rsidRDefault="00B065F3">
            <w:proofErr w:type="gramStart"/>
            <w:r>
              <w:t>Ticket</w:t>
            </w:r>
            <w:proofErr w:type="gramEnd"/>
            <w:r>
              <w:t xml:space="preserve"> Crear</w:t>
            </w:r>
            <w:ins w:id="209" w:author="CARVAJAL ROMERO, FRANCISCO PABLO (Servicio Externo en YPF)" w:date="2023-06-14T19:44:00Z">
              <w:r w:rsidR="72B3483D">
                <w:t xml:space="preserve"> </w:t>
              </w:r>
            </w:ins>
            <w:ins w:id="210" w:author="CARVAJAL ROMERO, FRANCISCO PABLO (Servicio Externo en YPF)" w:date="2023-06-14T19:53:00Z">
              <w:r w:rsidR="0207A727">
                <w:t xml:space="preserve">Ticket </w:t>
              </w:r>
            </w:ins>
            <w:ins w:id="211" w:author="CARVAJAL ROMERO, FRANCISCO PABLO (Servicio Externo en YPF)" w:date="2023-06-14T19:44:00Z">
              <w:r w:rsidR="72B3483D">
                <w:t>Masivo</w:t>
              </w:r>
            </w:ins>
          </w:p>
        </w:tc>
        <w:tc>
          <w:tcPr>
            <w:tcW w:w="1650" w:type="dxa"/>
            <w:tcBorders>
              <w:top w:val="single" w:sz="8" w:space="0" w:color="auto"/>
              <w:left w:val="single" w:sz="8" w:space="0" w:color="auto"/>
              <w:bottom w:val="single" w:sz="8" w:space="0" w:color="auto"/>
              <w:right w:val="single" w:sz="8" w:space="0" w:color="auto"/>
            </w:tcBorders>
            <w:tcPrChange w:id="212" w:author="CARVAJAL ROMERO, FRANCISCO PABLO (Servicio Externo en YPF)" w:date="2023-06-14T19:44:00Z">
              <w:tcPr>
                <w:tcW w:w="1646" w:type="dxa"/>
                <w:tcBorders>
                  <w:top w:val="single" w:sz="8" w:space="0" w:color="auto"/>
                  <w:left w:val="single" w:sz="8" w:space="0" w:color="auto"/>
                  <w:bottom w:val="single" w:sz="8" w:space="0" w:color="auto"/>
                  <w:right w:val="single" w:sz="8" w:space="0" w:color="auto"/>
                </w:tcBorders>
              </w:tcPr>
            </w:tcPrChange>
          </w:tcPr>
          <w:p w14:paraId="1AE36A5B" w14:textId="58E7BC1C" w:rsidR="0EC40962" w:rsidRDefault="00991205">
            <w:r w:rsidRPr="00991205">
              <w:t>O4TEN</w:t>
            </w:r>
          </w:p>
        </w:tc>
        <w:tc>
          <w:tcPr>
            <w:tcW w:w="2117" w:type="dxa"/>
            <w:tcBorders>
              <w:top w:val="single" w:sz="8" w:space="0" w:color="auto"/>
              <w:left w:val="single" w:sz="8" w:space="0" w:color="auto"/>
              <w:bottom w:val="single" w:sz="8" w:space="0" w:color="auto"/>
              <w:right w:val="single" w:sz="8" w:space="0" w:color="auto"/>
            </w:tcBorders>
            <w:tcPrChange w:id="213" w:author="CARVAJAL ROMERO, FRANCISCO PABLO (Servicio Externo en YPF)" w:date="2023-06-14T19:44:00Z">
              <w:tcPr>
                <w:tcW w:w="1845" w:type="dxa"/>
                <w:tcBorders>
                  <w:top w:val="single" w:sz="8" w:space="0" w:color="auto"/>
                  <w:left w:val="single" w:sz="8" w:space="0" w:color="auto"/>
                  <w:bottom w:val="single" w:sz="8" w:space="0" w:color="auto"/>
                  <w:right w:val="single" w:sz="8" w:space="0" w:color="auto"/>
                </w:tcBorders>
              </w:tcPr>
            </w:tcPrChange>
          </w:tcPr>
          <w:p w14:paraId="0C73CAE3" w14:textId="7A1ADE6C" w:rsidR="0EC40962" w:rsidRDefault="00FF1E22">
            <w:pPr>
              <w:rPr>
                <w:ins w:id="214" w:author="CARVAJAL ROMERO, FRANCISCO PABLO (Servicio Externo en YPF)" w:date="2023-06-14T19:43:00Z"/>
              </w:rPr>
            </w:pPr>
            <w:commentRangeStart w:id="215"/>
            <w:commentRangeStart w:id="216"/>
            <w:commentRangeStart w:id="217"/>
            <w:r>
              <w:t xml:space="preserve">Se </w:t>
            </w:r>
            <w:proofErr w:type="gramStart"/>
            <w:r>
              <w:t>creara</w:t>
            </w:r>
            <w:commentRangeEnd w:id="215"/>
            <w:proofErr w:type="gramEnd"/>
            <w:r>
              <w:commentReference w:id="215"/>
            </w:r>
            <w:commentRangeEnd w:id="216"/>
            <w:r>
              <w:commentReference w:id="216"/>
            </w:r>
            <w:commentRangeEnd w:id="217"/>
            <w:r>
              <w:commentReference w:id="217"/>
            </w:r>
          </w:p>
          <w:p w14:paraId="59621514" w14:textId="3962E36B" w:rsidR="0EC40962" w:rsidRDefault="7CE58E34" w:rsidP="3AE31BA4">
            <w:pPr>
              <w:rPr>
                <w:rFonts w:ascii="Arial" w:eastAsia="Arial" w:hAnsi="Arial" w:cs="Arial"/>
                <w:szCs w:val="20"/>
              </w:rPr>
            </w:pPr>
            <w:ins w:id="219" w:author="CARVAJAL ROMERO, FRANCISCO PABLO (Servicio Externo en YPF)" w:date="2023-06-14T19:57:00Z">
              <w:r w:rsidRPr="3AE31BA4">
                <w:rPr>
                  <w:rFonts w:ascii="Calibri" w:eastAsia="Calibri" w:hAnsi="Calibri" w:cs="Calibri"/>
                  <w:sz w:val="22"/>
                </w:rPr>
                <w:t>ZPAD060_TKTmasivo</w:t>
              </w:r>
            </w:ins>
          </w:p>
        </w:tc>
      </w:tr>
      <w:tr w:rsidR="0EC40962" w14:paraId="69256EE5" w14:textId="77777777" w:rsidTr="3AE31BA4">
        <w:trPr>
          <w:trHeight w:val="300"/>
          <w:trPrChange w:id="220" w:author="CARVAJAL ROMERO, FRANCISCO PABLO (Servicio Externo en YPF)" w:date="2023-06-14T19:44:00Z">
            <w:trPr>
              <w:trHeight w:val="300"/>
            </w:trPr>
          </w:trPrChange>
        </w:trPr>
        <w:tc>
          <w:tcPr>
            <w:tcW w:w="1950" w:type="dxa"/>
            <w:tcBorders>
              <w:top w:val="single" w:sz="8" w:space="0" w:color="auto"/>
              <w:left w:val="single" w:sz="8" w:space="0" w:color="auto"/>
              <w:bottom w:val="single" w:sz="8" w:space="0" w:color="auto"/>
              <w:right w:val="single" w:sz="8" w:space="0" w:color="auto"/>
            </w:tcBorders>
            <w:tcPrChange w:id="221" w:author="CARVAJAL ROMERO, FRANCISCO PABLO (Servicio Externo en YPF)" w:date="2023-06-14T19:44:00Z">
              <w:tcPr>
                <w:tcW w:w="2047" w:type="dxa"/>
                <w:tcBorders>
                  <w:top w:val="single" w:sz="8" w:space="0" w:color="auto"/>
                  <w:left w:val="single" w:sz="8" w:space="0" w:color="auto"/>
                  <w:bottom w:val="single" w:sz="8" w:space="0" w:color="auto"/>
                  <w:right w:val="single" w:sz="8" w:space="0" w:color="auto"/>
                </w:tcBorders>
              </w:tcPr>
            </w:tcPrChange>
          </w:tcPr>
          <w:p w14:paraId="29DEE006" w14:textId="57B576D4" w:rsidR="0EC40962" w:rsidRDefault="0EC40962"/>
        </w:tc>
        <w:tc>
          <w:tcPr>
            <w:tcW w:w="2310" w:type="dxa"/>
            <w:tcBorders>
              <w:top w:val="single" w:sz="8" w:space="0" w:color="auto"/>
              <w:left w:val="single" w:sz="8" w:space="0" w:color="auto"/>
              <w:bottom w:val="single" w:sz="8" w:space="0" w:color="auto"/>
              <w:right w:val="single" w:sz="8" w:space="0" w:color="auto"/>
            </w:tcBorders>
            <w:tcPrChange w:id="222" w:author="CARVAJAL ROMERO, FRANCISCO PABLO (Servicio Externo en YPF)" w:date="2023-06-14T19:44:00Z">
              <w:tcPr>
                <w:tcW w:w="2479" w:type="dxa"/>
                <w:tcBorders>
                  <w:top w:val="single" w:sz="8" w:space="0" w:color="auto"/>
                  <w:left w:val="single" w:sz="8" w:space="0" w:color="auto"/>
                  <w:bottom w:val="single" w:sz="8" w:space="0" w:color="auto"/>
                  <w:right w:val="single" w:sz="8" w:space="0" w:color="auto"/>
                </w:tcBorders>
              </w:tcPr>
            </w:tcPrChange>
          </w:tcPr>
          <w:p w14:paraId="71D2A2DD" w14:textId="679C91FB" w:rsidR="0EC40962" w:rsidRPr="000A2628" w:rsidRDefault="0EC40962">
            <w:pPr>
              <w:rPr>
                <w:lang w:val="es-AR"/>
              </w:rPr>
            </w:pPr>
          </w:p>
        </w:tc>
        <w:tc>
          <w:tcPr>
            <w:tcW w:w="1605" w:type="dxa"/>
            <w:tcBorders>
              <w:top w:val="single" w:sz="8" w:space="0" w:color="auto"/>
              <w:left w:val="single" w:sz="8" w:space="0" w:color="auto"/>
              <w:bottom w:val="single" w:sz="8" w:space="0" w:color="auto"/>
              <w:right w:val="single" w:sz="8" w:space="0" w:color="auto"/>
            </w:tcBorders>
            <w:tcPrChange w:id="223" w:author="CARVAJAL ROMERO, FRANCISCO PABLO (Servicio Externo en YPF)" w:date="2023-06-14T19:44:00Z">
              <w:tcPr>
                <w:tcW w:w="1615" w:type="dxa"/>
                <w:tcBorders>
                  <w:top w:val="single" w:sz="8" w:space="0" w:color="auto"/>
                  <w:left w:val="single" w:sz="8" w:space="0" w:color="auto"/>
                  <w:bottom w:val="single" w:sz="8" w:space="0" w:color="auto"/>
                  <w:right w:val="single" w:sz="8" w:space="0" w:color="auto"/>
                </w:tcBorders>
              </w:tcPr>
            </w:tcPrChange>
          </w:tcPr>
          <w:p w14:paraId="482DF712" w14:textId="1FD5E8FE" w:rsidR="0EC40962" w:rsidRDefault="0EC40962"/>
        </w:tc>
        <w:tc>
          <w:tcPr>
            <w:tcW w:w="1650" w:type="dxa"/>
            <w:tcBorders>
              <w:top w:val="single" w:sz="8" w:space="0" w:color="auto"/>
              <w:left w:val="single" w:sz="8" w:space="0" w:color="auto"/>
              <w:bottom w:val="single" w:sz="8" w:space="0" w:color="auto"/>
              <w:right w:val="single" w:sz="8" w:space="0" w:color="auto"/>
            </w:tcBorders>
            <w:tcPrChange w:id="224" w:author="CARVAJAL ROMERO, FRANCISCO PABLO (Servicio Externo en YPF)" w:date="2023-06-14T19:44:00Z">
              <w:tcPr>
                <w:tcW w:w="1646" w:type="dxa"/>
                <w:tcBorders>
                  <w:top w:val="single" w:sz="8" w:space="0" w:color="auto"/>
                  <w:left w:val="single" w:sz="8" w:space="0" w:color="auto"/>
                  <w:bottom w:val="single" w:sz="8" w:space="0" w:color="auto"/>
                  <w:right w:val="single" w:sz="8" w:space="0" w:color="auto"/>
                </w:tcBorders>
              </w:tcPr>
            </w:tcPrChange>
          </w:tcPr>
          <w:p w14:paraId="29B27930" w14:textId="7C994AC2" w:rsidR="0EC40962" w:rsidRDefault="0EC40962"/>
        </w:tc>
        <w:tc>
          <w:tcPr>
            <w:tcW w:w="2117" w:type="dxa"/>
            <w:tcBorders>
              <w:top w:val="single" w:sz="8" w:space="0" w:color="auto"/>
              <w:left w:val="single" w:sz="8" w:space="0" w:color="auto"/>
              <w:bottom w:val="single" w:sz="8" w:space="0" w:color="auto"/>
              <w:right w:val="single" w:sz="8" w:space="0" w:color="auto"/>
            </w:tcBorders>
            <w:tcPrChange w:id="225" w:author="CARVAJAL ROMERO, FRANCISCO PABLO (Servicio Externo en YPF)" w:date="2023-06-14T19:44:00Z">
              <w:tcPr>
                <w:tcW w:w="1845" w:type="dxa"/>
                <w:tcBorders>
                  <w:top w:val="single" w:sz="8" w:space="0" w:color="auto"/>
                  <w:left w:val="single" w:sz="8" w:space="0" w:color="auto"/>
                  <w:bottom w:val="single" w:sz="8" w:space="0" w:color="auto"/>
                  <w:right w:val="single" w:sz="8" w:space="0" w:color="auto"/>
                </w:tcBorders>
              </w:tcPr>
            </w:tcPrChange>
          </w:tcPr>
          <w:p w14:paraId="7C8C26A3" w14:textId="5BB27D68" w:rsidR="0EC40962" w:rsidRDefault="0EC40962"/>
        </w:tc>
      </w:tr>
      <w:tr w:rsidR="0EC40962" w14:paraId="63C65572" w14:textId="77777777" w:rsidTr="3AE31BA4">
        <w:trPr>
          <w:trHeight w:val="300"/>
          <w:trPrChange w:id="226" w:author="CARVAJAL ROMERO, FRANCISCO PABLO (Servicio Externo en YPF)" w:date="2023-06-14T19:44:00Z">
            <w:trPr>
              <w:trHeight w:val="300"/>
            </w:trPr>
          </w:trPrChange>
        </w:trPr>
        <w:tc>
          <w:tcPr>
            <w:tcW w:w="1950" w:type="dxa"/>
            <w:tcBorders>
              <w:top w:val="single" w:sz="8" w:space="0" w:color="auto"/>
              <w:left w:val="single" w:sz="8" w:space="0" w:color="auto"/>
              <w:bottom w:val="single" w:sz="8" w:space="0" w:color="auto"/>
              <w:right w:val="single" w:sz="8" w:space="0" w:color="auto"/>
            </w:tcBorders>
            <w:tcPrChange w:id="227" w:author="CARVAJAL ROMERO, FRANCISCO PABLO (Servicio Externo en YPF)" w:date="2023-06-14T19:44:00Z">
              <w:tcPr>
                <w:tcW w:w="2047" w:type="dxa"/>
                <w:tcBorders>
                  <w:top w:val="single" w:sz="8" w:space="0" w:color="auto"/>
                  <w:left w:val="single" w:sz="8" w:space="0" w:color="auto"/>
                  <w:bottom w:val="single" w:sz="8" w:space="0" w:color="auto"/>
                  <w:right w:val="single" w:sz="8" w:space="0" w:color="auto"/>
                </w:tcBorders>
              </w:tcPr>
            </w:tcPrChange>
          </w:tcPr>
          <w:p w14:paraId="6EB870EF" w14:textId="7CC80090" w:rsidR="0EC40962" w:rsidRPr="000A2628" w:rsidRDefault="0EC40962" w:rsidP="41E86F77">
            <w:pPr>
              <w:rPr>
                <w:rFonts w:ascii="Verdana" w:eastAsia="Verdana" w:hAnsi="Verdana" w:cs="Verdana"/>
                <w:szCs w:val="20"/>
                <w:lang w:val="es-AR"/>
              </w:rPr>
            </w:pPr>
          </w:p>
        </w:tc>
        <w:tc>
          <w:tcPr>
            <w:tcW w:w="2310" w:type="dxa"/>
            <w:tcBorders>
              <w:top w:val="single" w:sz="8" w:space="0" w:color="auto"/>
              <w:left w:val="single" w:sz="8" w:space="0" w:color="auto"/>
              <w:bottom w:val="single" w:sz="8" w:space="0" w:color="auto"/>
              <w:right w:val="single" w:sz="8" w:space="0" w:color="auto"/>
            </w:tcBorders>
            <w:tcPrChange w:id="228" w:author="CARVAJAL ROMERO, FRANCISCO PABLO (Servicio Externo en YPF)" w:date="2023-06-14T19:44:00Z">
              <w:tcPr>
                <w:tcW w:w="2479" w:type="dxa"/>
                <w:tcBorders>
                  <w:top w:val="single" w:sz="8" w:space="0" w:color="auto"/>
                  <w:left w:val="single" w:sz="8" w:space="0" w:color="auto"/>
                  <w:bottom w:val="single" w:sz="8" w:space="0" w:color="auto"/>
                  <w:right w:val="single" w:sz="8" w:space="0" w:color="auto"/>
                </w:tcBorders>
              </w:tcPr>
            </w:tcPrChange>
          </w:tcPr>
          <w:p w14:paraId="470A375C" w14:textId="33451875" w:rsidR="0EC40962" w:rsidRDefault="0EC40962" w:rsidP="41E86F77">
            <w:pPr>
              <w:rPr>
                <w:rFonts w:ascii="Calibri" w:eastAsia="Calibri" w:hAnsi="Calibri" w:cs="Calibri"/>
                <w:color w:val="444444"/>
                <w:sz w:val="22"/>
                <w:lang w:val="pt-BR"/>
              </w:rPr>
            </w:pPr>
          </w:p>
        </w:tc>
        <w:tc>
          <w:tcPr>
            <w:tcW w:w="1605" w:type="dxa"/>
            <w:tcBorders>
              <w:top w:val="single" w:sz="8" w:space="0" w:color="auto"/>
              <w:left w:val="single" w:sz="8" w:space="0" w:color="auto"/>
              <w:bottom w:val="single" w:sz="8" w:space="0" w:color="auto"/>
              <w:right w:val="single" w:sz="8" w:space="0" w:color="auto"/>
            </w:tcBorders>
            <w:tcPrChange w:id="229" w:author="CARVAJAL ROMERO, FRANCISCO PABLO (Servicio Externo en YPF)" w:date="2023-06-14T19:44:00Z">
              <w:tcPr>
                <w:tcW w:w="1615" w:type="dxa"/>
                <w:tcBorders>
                  <w:top w:val="single" w:sz="8" w:space="0" w:color="auto"/>
                  <w:left w:val="single" w:sz="8" w:space="0" w:color="auto"/>
                  <w:bottom w:val="single" w:sz="8" w:space="0" w:color="auto"/>
                  <w:right w:val="single" w:sz="8" w:space="0" w:color="auto"/>
                </w:tcBorders>
              </w:tcPr>
            </w:tcPrChange>
          </w:tcPr>
          <w:p w14:paraId="538367E7" w14:textId="0B62786C" w:rsidR="0EC40962" w:rsidRDefault="0EC40962" w:rsidP="41E86F77">
            <w:pPr>
              <w:rPr>
                <w:rFonts w:ascii="Verdana" w:eastAsia="Verdana" w:hAnsi="Verdana" w:cs="Verdana"/>
                <w:szCs w:val="20"/>
              </w:rPr>
            </w:pPr>
          </w:p>
        </w:tc>
        <w:tc>
          <w:tcPr>
            <w:tcW w:w="1650" w:type="dxa"/>
            <w:tcBorders>
              <w:top w:val="single" w:sz="8" w:space="0" w:color="auto"/>
              <w:left w:val="single" w:sz="8" w:space="0" w:color="auto"/>
              <w:bottom w:val="single" w:sz="8" w:space="0" w:color="auto"/>
              <w:right w:val="single" w:sz="8" w:space="0" w:color="auto"/>
            </w:tcBorders>
            <w:tcPrChange w:id="230" w:author="CARVAJAL ROMERO, FRANCISCO PABLO (Servicio Externo en YPF)" w:date="2023-06-14T19:44:00Z">
              <w:tcPr>
                <w:tcW w:w="1646" w:type="dxa"/>
                <w:tcBorders>
                  <w:top w:val="single" w:sz="8" w:space="0" w:color="auto"/>
                  <w:left w:val="single" w:sz="8" w:space="0" w:color="auto"/>
                  <w:bottom w:val="single" w:sz="8" w:space="0" w:color="auto"/>
                  <w:right w:val="single" w:sz="8" w:space="0" w:color="auto"/>
                </w:tcBorders>
              </w:tcPr>
            </w:tcPrChange>
          </w:tcPr>
          <w:p w14:paraId="1A46313A" w14:textId="6C581D21" w:rsidR="0EC40962" w:rsidRPr="000A2628" w:rsidRDefault="0EC40962" w:rsidP="41E86F77">
            <w:pPr>
              <w:rPr>
                <w:rFonts w:ascii="Arial" w:eastAsia="Arial" w:hAnsi="Arial" w:cs="Arial"/>
                <w:szCs w:val="20"/>
                <w:lang w:val="es-AR"/>
              </w:rPr>
            </w:pPr>
          </w:p>
        </w:tc>
        <w:tc>
          <w:tcPr>
            <w:tcW w:w="2117" w:type="dxa"/>
            <w:tcBorders>
              <w:top w:val="single" w:sz="8" w:space="0" w:color="auto"/>
              <w:left w:val="single" w:sz="8" w:space="0" w:color="auto"/>
              <w:bottom w:val="single" w:sz="8" w:space="0" w:color="auto"/>
              <w:right w:val="single" w:sz="8" w:space="0" w:color="auto"/>
            </w:tcBorders>
            <w:tcPrChange w:id="231" w:author="CARVAJAL ROMERO, FRANCISCO PABLO (Servicio Externo en YPF)" w:date="2023-06-14T19:44:00Z">
              <w:tcPr>
                <w:tcW w:w="1845" w:type="dxa"/>
                <w:tcBorders>
                  <w:top w:val="single" w:sz="8" w:space="0" w:color="auto"/>
                  <w:left w:val="single" w:sz="8" w:space="0" w:color="auto"/>
                  <w:bottom w:val="single" w:sz="8" w:space="0" w:color="auto"/>
                  <w:right w:val="single" w:sz="8" w:space="0" w:color="auto"/>
                </w:tcBorders>
              </w:tcPr>
            </w:tcPrChange>
          </w:tcPr>
          <w:p w14:paraId="755F46B7" w14:textId="6981E522" w:rsidR="0EC40962" w:rsidRPr="000A2628" w:rsidRDefault="0EC40962" w:rsidP="41E86F77">
            <w:pPr>
              <w:rPr>
                <w:rFonts w:ascii="Verdana" w:eastAsia="Verdana" w:hAnsi="Verdana" w:cs="Verdana"/>
                <w:szCs w:val="20"/>
                <w:lang w:val="es-AR"/>
              </w:rPr>
            </w:pPr>
          </w:p>
        </w:tc>
      </w:tr>
      <w:tr w:rsidR="0EC40962" w14:paraId="3840C265" w14:textId="77777777" w:rsidTr="3AE31BA4">
        <w:trPr>
          <w:trHeight w:val="300"/>
          <w:trPrChange w:id="232" w:author="CARVAJAL ROMERO, FRANCISCO PABLO (Servicio Externo en YPF)" w:date="2023-06-14T19:44:00Z">
            <w:trPr>
              <w:trHeight w:val="300"/>
            </w:trPr>
          </w:trPrChange>
        </w:trPr>
        <w:tc>
          <w:tcPr>
            <w:tcW w:w="1950" w:type="dxa"/>
            <w:tcBorders>
              <w:top w:val="single" w:sz="8" w:space="0" w:color="auto"/>
              <w:left w:val="single" w:sz="8" w:space="0" w:color="auto"/>
              <w:bottom w:val="single" w:sz="8" w:space="0" w:color="auto"/>
              <w:right w:val="single" w:sz="8" w:space="0" w:color="auto"/>
            </w:tcBorders>
            <w:tcPrChange w:id="233" w:author="CARVAJAL ROMERO, FRANCISCO PABLO (Servicio Externo en YPF)" w:date="2023-06-14T19:44:00Z">
              <w:tcPr>
                <w:tcW w:w="2047" w:type="dxa"/>
                <w:tcBorders>
                  <w:top w:val="single" w:sz="8" w:space="0" w:color="auto"/>
                  <w:left w:val="single" w:sz="8" w:space="0" w:color="auto"/>
                  <w:bottom w:val="single" w:sz="8" w:space="0" w:color="auto"/>
                  <w:right w:val="single" w:sz="8" w:space="0" w:color="auto"/>
                </w:tcBorders>
              </w:tcPr>
            </w:tcPrChange>
          </w:tcPr>
          <w:p w14:paraId="263395D8" w14:textId="2DB6A564" w:rsidR="0EC40962" w:rsidRPr="000A2628" w:rsidRDefault="0EC40962" w:rsidP="41E86F77">
            <w:pPr>
              <w:rPr>
                <w:rFonts w:ascii="Verdana" w:eastAsia="Verdana" w:hAnsi="Verdana" w:cs="Verdana"/>
                <w:szCs w:val="20"/>
                <w:lang w:val="es-AR"/>
              </w:rPr>
            </w:pPr>
          </w:p>
        </w:tc>
        <w:tc>
          <w:tcPr>
            <w:tcW w:w="2310" w:type="dxa"/>
            <w:tcBorders>
              <w:top w:val="single" w:sz="8" w:space="0" w:color="auto"/>
              <w:left w:val="single" w:sz="8" w:space="0" w:color="auto"/>
              <w:bottom w:val="single" w:sz="8" w:space="0" w:color="auto"/>
              <w:right w:val="single" w:sz="8" w:space="0" w:color="auto"/>
            </w:tcBorders>
            <w:tcPrChange w:id="234" w:author="CARVAJAL ROMERO, FRANCISCO PABLO (Servicio Externo en YPF)" w:date="2023-06-14T19:44:00Z">
              <w:tcPr>
                <w:tcW w:w="2479" w:type="dxa"/>
                <w:tcBorders>
                  <w:top w:val="single" w:sz="8" w:space="0" w:color="auto"/>
                  <w:left w:val="single" w:sz="8" w:space="0" w:color="auto"/>
                  <w:bottom w:val="single" w:sz="8" w:space="0" w:color="auto"/>
                  <w:right w:val="single" w:sz="8" w:space="0" w:color="auto"/>
                </w:tcBorders>
              </w:tcPr>
            </w:tcPrChange>
          </w:tcPr>
          <w:p w14:paraId="4C420259" w14:textId="02AC7950" w:rsidR="0EC40962" w:rsidRPr="000A2628" w:rsidRDefault="0EC40962" w:rsidP="41E86F77">
            <w:pPr>
              <w:rPr>
                <w:rFonts w:ascii="Verdana" w:eastAsia="Verdana" w:hAnsi="Verdana" w:cs="Verdana"/>
                <w:szCs w:val="20"/>
                <w:lang w:val="es-AR"/>
              </w:rPr>
            </w:pPr>
          </w:p>
        </w:tc>
        <w:tc>
          <w:tcPr>
            <w:tcW w:w="1605" w:type="dxa"/>
            <w:tcBorders>
              <w:top w:val="single" w:sz="8" w:space="0" w:color="auto"/>
              <w:left w:val="single" w:sz="8" w:space="0" w:color="auto"/>
              <w:bottom w:val="single" w:sz="8" w:space="0" w:color="auto"/>
              <w:right w:val="single" w:sz="8" w:space="0" w:color="auto"/>
            </w:tcBorders>
            <w:tcPrChange w:id="235" w:author="CARVAJAL ROMERO, FRANCISCO PABLO (Servicio Externo en YPF)" w:date="2023-06-14T19:44:00Z">
              <w:tcPr>
                <w:tcW w:w="1615" w:type="dxa"/>
                <w:tcBorders>
                  <w:top w:val="single" w:sz="8" w:space="0" w:color="auto"/>
                  <w:left w:val="single" w:sz="8" w:space="0" w:color="auto"/>
                  <w:bottom w:val="single" w:sz="8" w:space="0" w:color="auto"/>
                  <w:right w:val="single" w:sz="8" w:space="0" w:color="auto"/>
                </w:tcBorders>
              </w:tcPr>
            </w:tcPrChange>
          </w:tcPr>
          <w:p w14:paraId="59E1FCC4" w14:textId="3B6DE9BB" w:rsidR="0EC40962" w:rsidRDefault="0EC40962" w:rsidP="41E86F77">
            <w:pPr>
              <w:rPr>
                <w:rFonts w:ascii="Verdana" w:eastAsia="Verdana" w:hAnsi="Verdana" w:cs="Verdana"/>
                <w:szCs w:val="20"/>
              </w:rPr>
            </w:pPr>
          </w:p>
        </w:tc>
        <w:tc>
          <w:tcPr>
            <w:tcW w:w="1650" w:type="dxa"/>
            <w:tcBorders>
              <w:top w:val="single" w:sz="8" w:space="0" w:color="auto"/>
              <w:left w:val="single" w:sz="8" w:space="0" w:color="auto"/>
              <w:bottom w:val="single" w:sz="8" w:space="0" w:color="auto"/>
              <w:right w:val="single" w:sz="8" w:space="0" w:color="auto"/>
            </w:tcBorders>
            <w:tcPrChange w:id="236" w:author="CARVAJAL ROMERO, FRANCISCO PABLO (Servicio Externo en YPF)" w:date="2023-06-14T19:44:00Z">
              <w:tcPr>
                <w:tcW w:w="1646" w:type="dxa"/>
                <w:tcBorders>
                  <w:top w:val="single" w:sz="8" w:space="0" w:color="auto"/>
                  <w:left w:val="single" w:sz="8" w:space="0" w:color="auto"/>
                  <w:bottom w:val="single" w:sz="8" w:space="0" w:color="auto"/>
                  <w:right w:val="single" w:sz="8" w:space="0" w:color="auto"/>
                </w:tcBorders>
              </w:tcPr>
            </w:tcPrChange>
          </w:tcPr>
          <w:p w14:paraId="18A6DF0F" w14:textId="1FCAA022" w:rsidR="0EC40962" w:rsidRPr="000A2628" w:rsidRDefault="0EC40962" w:rsidP="41E86F77">
            <w:pPr>
              <w:rPr>
                <w:rFonts w:ascii="Arial" w:eastAsia="Arial" w:hAnsi="Arial" w:cs="Arial"/>
                <w:szCs w:val="20"/>
                <w:lang w:val="es-AR"/>
              </w:rPr>
            </w:pPr>
          </w:p>
        </w:tc>
        <w:tc>
          <w:tcPr>
            <w:tcW w:w="2117" w:type="dxa"/>
            <w:tcBorders>
              <w:top w:val="single" w:sz="8" w:space="0" w:color="auto"/>
              <w:left w:val="single" w:sz="8" w:space="0" w:color="auto"/>
              <w:bottom w:val="single" w:sz="8" w:space="0" w:color="auto"/>
              <w:right w:val="single" w:sz="8" w:space="0" w:color="auto"/>
            </w:tcBorders>
            <w:tcPrChange w:id="237" w:author="CARVAJAL ROMERO, FRANCISCO PABLO (Servicio Externo en YPF)" w:date="2023-06-14T19:44:00Z">
              <w:tcPr>
                <w:tcW w:w="1845" w:type="dxa"/>
                <w:tcBorders>
                  <w:top w:val="single" w:sz="8" w:space="0" w:color="auto"/>
                  <w:left w:val="single" w:sz="8" w:space="0" w:color="auto"/>
                  <w:bottom w:val="single" w:sz="8" w:space="0" w:color="auto"/>
                  <w:right w:val="single" w:sz="8" w:space="0" w:color="auto"/>
                </w:tcBorders>
              </w:tcPr>
            </w:tcPrChange>
          </w:tcPr>
          <w:p w14:paraId="72A15D59" w14:textId="374027D6" w:rsidR="0EC40962" w:rsidRDefault="0EC40962" w:rsidP="41E86F77">
            <w:pPr>
              <w:rPr>
                <w:rFonts w:ascii="Verdana" w:eastAsia="Verdana" w:hAnsi="Verdana" w:cs="Verdana"/>
                <w:szCs w:val="20"/>
              </w:rPr>
            </w:pPr>
          </w:p>
        </w:tc>
      </w:tr>
    </w:tbl>
    <w:p w14:paraId="3A69A182" w14:textId="663D5785" w:rsidR="00E365EF" w:rsidRPr="00232E37" w:rsidRDefault="00E365EF" w:rsidP="0EC40962">
      <w:pPr>
        <w:rPr>
          <w:lang w:val="es-AR"/>
        </w:rPr>
      </w:pPr>
      <w:r>
        <w:br/>
      </w:r>
    </w:p>
    <w:p w14:paraId="6877308C" w14:textId="45F38830" w:rsidR="00D7117B" w:rsidRDefault="00D7117B" w:rsidP="00D85F1E">
      <w:pPr>
        <w:pStyle w:val="TtuloMEGA"/>
        <w:numPr>
          <w:ilvl w:val="0"/>
          <w:numId w:val="25"/>
        </w:numPr>
        <w:rPr>
          <w:rFonts w:ascii="Verdana" w:hAnsi="Verdana"/>
          <w:smallCaps w:val="0"/>
          <w:color w:val="auto"/>
          <w:sz w:val="28"/>
          <w:szCs w:val="28"/>
        </w:rPr>
      </w:pPr>
      <w:bookmarkStart w:id="238" w:name="_Toc123208246"/>
      <w:r w:rsidRPr="5473E546">
        <w:rPr>
          <w:rFonts w:ascii="Verdana" w:hAnsi="Verdana"/>
          <w:smallCaps w:val="0"/>
          <w:color w:val="auto"/>
          <w:sz w:val="28"/>
          <w:szCs w:val="28"/>
        </w:rPr>
        <w:t>Procedimiento de contingencia</w:t>
      </w:r>
      <w:bookmarkEnd w:id="238"/>
    </w:p>
    <w:p w14:paraId="2ABC60FF" w14:textId="68B7F536" w:rsidR="00D53F62" w:rsidRPr="00D53F62" w:rsidRDefault="00E63219" w:rsidP="00D53F62">
      <w:r>
        <w:t xml:space="preserve">Usar la transacción </w:t>
      </w:r>
      <w:r w:rsidRPr="00991205">
        <w:t>O4TEN</w:t>
      </w:r>
      <w:r>
        <w:t xml:space="preserve"> que no es de carga masiva.</w:t>
      </w:r>
    </w:p>
    <w:p w14:paraId="3F8E6A3D" w14:textId="1F120F67" w:rsidR="00D7117B" w:rsidRDefault="00D7117B" w:rsidP="78FC99BA">
      <w:pPr>
        <w:pStyle w:val="TtuloMEGA"/>
        <w:numPr>
          <w:ilvl w:val="0"/>
          <w:numId w:val="25"/>
        </w:numPr>
        <w:rPr>
          <w:rFonts w:ascii="Verdana" w:hAnsi="Verdana"/>
          <w:smallCaps w:val="0"/>
          <w:color w:val="auto"/>
          <w:sz w:val="28"/>
          <w:szCs w:val="28"/>
        </w:rPr>
      </w:pPr>
      <w:bookmarkStart w:id="239" w:name="_Toc123208247"/>
      <w:commentRangeStart w:id="240"/>
      <w:commentRangeStart w:id="241"/>
      <w:commentRangeStart w:id="242"/>
      <w:commentRangeStart w:id="243"/>
      <w:commentRangeStart w:id="244"/>
      <w:r w:rsidRPr="78FC99BA">
        <w:rPr>
          <w:rFonts w:ascii="Verdana" w:hAnsi="Verdana"/>
          <w:smallCaps w:val="0"/>
          <w:color w:val="auto"/>
          <w:sz w:val="28"/>
          <w:szCs w:val="28"/>
        </w:rPr>
        <w:lastRenderedPageBreak/>
        <w:t>Plan de Pruebas</w:t>
      </w:r>
      <w:bookmarkEnd w:id="239"/>
      <w:commentRangeEnd w:id="240"/>
      <w:r>
        <w:commentReference w:id="240"/>
      </w:r>
      <w:commentRangeEnd w:id="241"/>
      <w:r>
        <w:commentReference w:id="241"/>
      </w:r>
      <w:commentRangeEnd w:id="242"/>
      <w:r w:rsidR="00C70C21">
        <w:commentReference w:id="242"/>
      </w:r>
      <w:commentRangeEnd w:id="243"/>
      <w:r w:rsidR="00A82885">
        <w:commentReference w:id="243"/>
      </w:r>
      <w:commentRangeEnd w:id="244"/>
      <w:r>
        <w:commentReference w:id="244"/>
      </w:r>
    </w:p>
    <w:p w14:paraId="68D0550E" w14:textId="5E233F4B" w:rsidR="00646E1B" w:rsidRPr="00F06456" w:rsidRDefault="00D53F62" w:rsidP="00646E1B">
      <w:pPr>
        <w:rPr>
          <w:ins w:id="247" w:author="CARVAJAL ROMERO, FRANCISCO PABLO (Servicio Externo en YPF)" w:date="2023-06-07T13:34:00Z"/>
        </w:rPr>
      </w:pPr>
      <w:r>
        <w:t xml:space="preserve"> </w:t>
      </w:r>
    </w:p>
    <w:p w14:paraId="646C2887" w14:textId="5FB6A8A2" w:rsidR="4838F67C" w:rsidRDefault="4838F67C" w:rsidP="751A3E49">
      <w:pPr>
        <w:rPr>
          <w:ins w:id="248" w:author="CARVAJAL ROMERO, FRANCISCO PABLO (Servicio Externo en YPF)" w:date="2023-06-07T13:35:00Z"/>
        </w:rPr>
      </w:pPr>
      <w:ins w:id="249" w:author="CARVAJAL ROMERO, FRANCISCO PABLO (Servicio Externo en YPF)" w:date="2023-06-07T13:34:00Z">
        <w:r>
          <w:t xml:space="preserve">Se aclara que en cada punto de las pruebas se van a probar todas las validaciones solicitadas para </w:t>
        </w:r>
      </w:ins>
      <w:ins w:id="250" w:author="CARVAJAL ROMERO, FRANCISCO PABLO (Servicio Externo en YPF)" w:date="2023-06-07T13:35:00Z">
        <w:r>
          <w:t>poder corr</w:t>
        </w:r>
        <w:r w:rsidR="21939B5B">
          <w:t xml:space="preserve">oborar el correcto funcionamiento de </w:t>
        </w:r>
        <w:proofErr w:type="gramStart"/>
        <w:r w:rsidR="21939B5B">
          <w:t>las mismas</w:t>
        </w:r>
        <w:proofErr w:type="gramEnd"/>
        <w:r w:rsidR="21939B5B">
          <w:t>:</w:t>
        </w:r>
      </w:ins>
    </w:p>
    <w:p w14:paraId="310445BF" w14:textId="7BA59827" w:rsidR="751A3E49" w:rsidRDefault="751A3E49" w:rsidP="751A3E49"/>
    <w:tbl>
      <w:tblPr>
        <w:tblStyle w:val="TableGrid"/>
        <w:tblW w:w="4995" w:type="pct"/>
        <w:tblLook w:val="04A0" w:firstRow="1" w:lastRow="0" w:firstColumn="1" w:lastColumn="0" w:noHBand="0" w:noVBand="1"/>
      </w:tblPr>
      <w:tblGrid>
        <w:gridCol w:w="579"/>
        <w:gridCol w:w="3811"/>
        <w:gridCol w:w="2268"/>
        <w:gridCol w:w="2952"/>
      </w:tblGrid>
      <w:tr w:rsidR="00D60749" w14:paraId="2D243B2F" w14:textId="77777777" w:rsidTr="78FC99BA">
        <w:tc>
          <w:tcPr>
            <w:tcW w:w="301" w:type="pct"/>
            <w:shd w:val="clear" w:color="auto" w:fill="95B3D7" w:themeFill="accent1" w:themeFillTint="99"/>
          </w:tcPr>
          <w:p w14:paraId="559ADFA3" w14:textId="77777777" w:rsidR="00712AC8" w:rsidRPr="00986901" w:rsidRDefault="00712AC8" w:rsidP="00DC3E77">
            <w:pPr>
              <w:rPr>
                <w:b/>
                <w:bCs/>
                <w:lang w:val="es-AR"/>
              </w:rPr>
            </w:pPr>
            <w:r>
              <w:rPr>
                <w:rFonts w:ascii="CIDFont+F2" w:hAnsi="CIDFont+F2" w:cs="CIDFont+F2"/>
                <w:b/>
                <w:bCs/>
                <w:color w:val="FFFFFF"/>
                <w:sz w:val="19"/>
                <w:szCs w:val="19"/>
                <w:lang w:val="es-AR"/>
              </w:rPr>
              <w:t>#</w:t>
            </w:r>
          </w:p>
        </w:tc>
        <w:tc>
          <w:tcPr>
            <w:tcW w:w="1983" w:type="pct"/>
            <w:shd w:val="clear" w:color="auto" w:fill="95B3D7" w:themeFill="accent1" w:themeFillTint="99"/>
          </w:tcPr>
          <w:p w14:paraId="318260AF" w14:textId="77777777" w:rsidR="00712AC8" w:rsidRPr="00986901" w:rsidRDefault="00712AC8" w:rsidP="00DC3E77">
            <w:pPr>
              <w:rPr>
                <w:b/>
                <w:bCs/>
                <w:lang w:val="es-AR"/>
              </w:rPr>
            </w:pPr>
            <w:r w:rsidRPr="00986901">
              <w:rPr>
                <w:rFonts w:ascii="CIDFont+F2" w:hAnsi="CIDFont+F2" w:cs="CIDFont+F2"/>
                <w:b/>
                <w:bCs/>
                <w:color w:val="FFFFFF"/>
                <w:sz w:val="19"/>
                <w:szCs w:val="19"/>
                <w:lang w:val="es-AR"/>
              </w:rPr>
              <w:t>Caso de Prueba</w:t>
            </w:r>
          </w:p>
        </w:tc>
        <w:tc>
          <w:tcPr>
            <w:tcW w:w="1180" w:type="pct"/>
            <w:shd w:val="clear" w:color="auto" w:fill="95B3D7" w:themeFill="accent1" w:themeFillTint="99"/>
          </w:tcPr>
          <w:p w14:paraId="71C3E5B3" w14:textId="77777777" w:rsidR="00712AC8" w:rsidRPr="00986901" w:rsidRDefault="00712AC8" w:rsidP="00DC3E77">
            <w:pPr>
              <w:rPr>
                <w:rFonts w:ascii="CIDFont+F2" w:hAnsi="CIDFont+F2" w:cs="CIDFont+F2"/>
                <w:b/>
                <w:bCs/>
                <w:color w:val="FFFFFF"/>
                <w:sz w:val="19"/>
                <w:szCs w:val="19"/>
                <w:lang w:val="es-AR"/>
              </w:rPr>
            </w:pPr>
            <w:r w:rsidRPr="00986901">
              <w:rPr>
                <w:rFonts w:ascii="CIDFont+F2" w:hAnsi="CIDFont+F2" w:cs="CIDFont+F2"/>
                <w:b/>
                <w:bCs/>
                <w:color w:val="FFFFFF"/>
                <w:sz w:val="19"/>
                <w:szCs w:val="19"/>
                <w:lang w:val="es-AR"/>
              </w:rPr>
              <w:t>D</w:t>
            </w:r>
            <w:r>
              <w:rPr>
                <w:rFonts w:ascii="CIDFont+F2" w:hAnsi="CIDFont+F2" w:cs="CIDFont+F2"/>
                <w:b/>
                <w:bCs/>
                <w:color w:val="FFFFFF"/>
                <w:sz w:val="19"/>
                <w:szCs w:val="19"/>
                <w:lang w:val="es-AR"/>
              </w:rPr>
              <w:t xml:space="preserve">atos de prueba/variante </w:t>
            </w:r>
          </w:p>
        </w:tc>
        <w:tc>
          <w:tcPr>
            <w:tcW w:w="1536" w:type="pct"/>
            <w:shd w:val="clear" w:color="auto" w:fill="95B3D7" w:themeFill="accent1" w:themeFillTint="99"/>
          </w:tcPr>
          <w:p w14:paraId="034FF2DA" w14:textId="77777777" w:rsidR="00712AC8" w:rsidRPr="00986901" w:rsidRDefault="00712AC8" w:rsidP="00DC3E77">
            <w:pPr>
              <w:rPr>
                <w:rFonts w:ascii="CIDFont+F2" w:hAnsi="CIDFont+F2" w:cs="CIDFont+F2"/>
                <w:b/>
                <w:bCs/>
                <w:color w:val="FFFFFF"/>
                <w:sz w:val="19"/>
                <w:szCs w:val="19"/>
                <w:lang w:val="es-AR"/>
              </w:rPr>
            </w:pPr>
            <w:r>
              <w:rPr>
                <w:rFonts w:ascii="CIDFont+F2" w:hAnsi="CIDFont+F2" w:cs="CIDFont+F2"/>
                <w:b/>
                <w:bCs/>
                <w:color w:val="FFFFFF"/>
                <w:sz w:val="19"/>
                <w:szCs w:val="19"/>
                <w:lang w:val="es-AR"/>
              </w:rPr>
              <w:t>Resultado Esperado</w:t>
            </w:r>
          </w:p>
        </w:tc>
      </w:tr>
      <w:tr w:rsidR="00646E1B" w14:paraId="3B83AF60" w14:textId="77777777" w:rsidTr="78FC99BA">
        <w:tc>
          <w:tcPr>
            <w:tcW w:w="301" w:type="pct"/>
          </w:tcPr>
          <w:p w14:paraId="4F57FC13" w14:textId="5412073F" w:rsidR="00646E1B" w:rsidRDefault="00646E1B" w:rsidP="00646E1B">
            <w:pPr>
              <w:jc w:val="center"/>
              <w:rPr>
                <w:lang w:val="es-AR"/>
              </w:rPr>
            </w:pPr>
            <w:r>
              <w:rPr>
                <w:lang w:val="es-AR"/>
              </w:rPr>
              <w:t>1</w:t>
            </w:r>
          </w:p>
        </w:tc>
        <w:tc>
          <w:tcPr>
            <w:tcW w:w="1983" w:type="pct"/>
          </w:tcPr>
          <w:p w14:paraId="7D6E543E" w14:textId="7ED04E73" w:rsidR="00646E1B" w:rsidRPr="00646E1B" w:rsidRDefault="00DD487F" w:rsidP="00646E1B">
            <w:pPr>
              <w:spacing w:after="0" w:line="240" w:lineRule="auto"/>
              <w:textAlignment w:val="baseline"/>
              <w:rPr>
                <w:rFonts w:ascii="Verdana" w:eastAsia="Times New Roman" w:hAnsi="Verdana" w:cs="Times New Roman"/>
                <w:szCs w:val="20"/>
                <w:lang w:eastAsia="es-AR"/>
              </w:rPr>
            </w:pPr>
            <w:r>
              <w:rPr>
                <w:rFonts w:ascii="Verdana" w:eastAsia="Times New Roman" w:hAnsi="Verdana" w:cs="Times New Roman"/>
                <w:szCs w:val="20"/>
                <w:lang w:eastAsia="es-AR"/>
              </w:rPr>
              <w:t xml:space="preserve">Ejecutar </w:t>
            </w:r>
            <w:r w:rsidRPr="00DD487F">
              <w:rPr>
                <w:rFonts w:ascii="Verdana" w:eastAsia="Times New Roman" w:hAnsi="Verdana" w:cs="Times New Roman"/>
                <w:szCs w:val="20"/>
                <w:lang w:eastAsia="es-AR"/>
              </w:rPr>
              <w:t>O4NCN</w:t>
            </w:r>
          </w:p>
        </w:tc>
        <w:tc>
          <w:tcPr>
            <w:tcW w:w="1180" w:type="pct"/>
          </w:tcPr>
          <w:p w14:paraId="0CA2CB95" w14:textId="48D3A8FF" w:rsidR="00646E1B" w:rsidRPr="00646E1B" w:rsidRDefault="00DD487F" w:rsidP="00646E1B">
            <w:pPr>
              <w:spacing w:after="0" w:line="240" w:lineRule="auto"/>
              <w:jc w:val="left"/>
              <w:textAlignment w:val="baseline"/>
              <w:rPr>
                <w:rFonts w:ascii="Verdana" w:eastAsia="Times New Roman" w:hAnsi="Verdana" w:cs="Times New Roman"/>
                <w:szCs w:val="20"/>
                <w:lang w:eastAsia="es-AR"/>
              </w:rPr>
            </w:pPr>
            <w:r>
              <w:rPr>
                <w:rFonts w:ascii="Verdana" w:eastAsia="Times New Roman" w:hAnsi="Verdana" w:cs="Times New Roman"/>
                <w:szCs w:val="20"/>
                <w:lang w:eastAsia="es-AR"/>
              </w:rPr>
              <w:t>N/A</w:t>
            </w:r>
          </w:p>
        </w:tc>
        <w:tc>
          <w:tcPr>
            <w:tcW w:w="1536" w:type="pct"/>
          </w:tcPr>
          <w:p w14:paraId="5C68CCBF" w14:textId="0C2C7F50" w:rsidR="00646E1B" w:rsidRPr="001305A3" w:rsidRDefault="00DD487F" w:rsidP="00646E1B">
            <w:pPr>
              <w:spacing w:after="0" w:line="240" w:lineRule="auto"/>
              <w:jc w:val="left"/>
              <w:textAlignment w:val="baseline"/>
              <w:rPr>
                <w:lang w:val="es-AR"/>
              </w:rPr>
            </w:pPr>
            <w:r>
              <w:rPr>
                <w:lang w:val="es-AR"/>
              </w:rPr>
              <w:t>Numero de planificación creado Ej:1381</w:t>
            </w:r>
          </w:p>
        </w:tc>
      </w:tr>
      <w:tr w:rsidR="00CB5811" w14:paraId="7298EA0C" w14:textId="77777777" w:rsidTr="78FC99BA">
        <w:tc>
          <w:tcPr>
            <w:tcW w:w="301" w:type="pct"/>
          </w:tcPr>
          <w:p w14:paraId="45EBD69B" w14:textId="52ACEFCD" w:rsidR="00CB5811" w:rsidRDefault="001F706D" w:rsidP="00CB5811">
            <w:pPr>
              <w:jc w:val="center"/>
              <w:rPr>
                <w:lang w:val="es-AR"/>
              </w:rPr>
            </w:pPr>
            <w:commentRangeStart w:id="251"/>
            <w:r>
              <w:rPr>
                <w:lang w:val="es-AR"/>
              </w:rPr>
              <w:t>2</w:t>
            </w:r>
          </w:p>
        </w:tc>
        <w:tc>
          <w:tcPr>
            <w:tcW w:w="1983" w:type="pct"/>
          </w:tcPr>
          <w:p w14:paraId="0394E542" w14:textId="7B403EF3" w:rsidR="00CB5811" w:rsidRPr="00786D1E" w:rsidRDefault="00DD487F" w:rsidP="00CB5811">
            <w:pPr>
              <w:rPr>
                <w:lang w:val="es-AR"/>
              </w:rPr>
            </w:pPr>
            <w:r>
              <w:rPr>
                <w:lang w:val="es-AR"/>
              </w:rPr>
              <w:t>Ejecutar Nueva transacción Masiva con archivo de Excel</w:t>
            </w:r>
          </w:p>
        </w:tc>
        <w:tc>
          <w:tcPr>
            <w:tcW w:w="1180" w:type="pct"/>
          </w:tcPr>
          <w:p w14:paraId="022BCC81" w14:textId="563AB8F2" w:rsidR="00CB5811" w:rsidRPr="00656E17" w:rsidRDefault="00DD487F" w:rsidP="00646E1B">
            <w:pPr>
              <w:spacing w:after="0" w:line="240" w:lineRule="auto"/>
              <w:jc w:val="left"/>
              <w:textAlignment w:val="baseline"/>
              <w:rPr>
                <w:rFonts w:ascii="Calibri" w:hAnsi="Calibri" w:cs="Calibri"/>
                <w:sz w:val="22"/>
                <w:lang w:val="es-AR"/>
              </w:rPr>
            </w:pPr>
            <w:r>
              <w:rPr>
                <w:rFonts w:ascii="Verdana" w:eastAsia="Times New Roman" w:hAnsi="Verdana" w:cs="Times New Roman"/>
                <w:szCs w:val="20"/>
                <w:lang w:eastAsia="es-AR"/>
              </w:rPr>
              <w:t>N/A</w:t>
            </w:r>
          </w:p>
        </w:tc>
        <w:tc>
          <w:tcPr>
            <w:tcW w:w="1536" w:type="pct"/>
          </w:tcPr>
          <w:p w14:paraId="389CCB4B" w14:textId="5FB4C225" w:rsidR="7A32B9E1" w:rsidRDefault="7A32B9E1" w:rsidP="31757433">
            <w:pPr>
              <w:rPr>
                <w:rFonts w:eastAsiaTheme="minorEastAsia"/>
                <w:szCs w:val="20"/>
                <w:lang w:val="es-AR"/>
              </w:rPr>
            </w:pPr>
            <w:r w:rsidRPr="31757433">
              <w:rPr>
                <w:rFonts w:eastAsiaTheme="minorEastAsia"/>
                <w:szCs w:val="20"/>
                <w:lang w:val="es-AR"/>
              </w:rPr>
              <w:t xml:space="preserve">Creación de </w:t>
            </w:r>
            <w:proofErr w:type="gramStart"/>
            <w:r w:rsidRPr="31757433">
              <w:rPr>
                <w:rFonts w:eastAsiaTheme="minorEastAsia"/>
                <w:szCs w:val="20"/>
                <w:lang w:val="es-AR"/>
              </w:rPr>
              <w:t>Tickets</w:t>
            </w:r>
            <w:proofErr w:type="gramEnd"/>
            <w:r w:rsidRPr="31757433">
              <w:rPr>
                <w:rFonts w:eastAsiaTheme="minorEastAsia"/>
                <w:szCs w:val="20"/>
                <w:lang w:val="es-AR"/>
              </w:rPr>
              <w:t>.</w:t>
            </w:r>
          </w:p>
          <w:p w14:paraId="1EC76328" w14:textId="472349FD" w:rsidR="7A32B9E1" w:rsidRDefault="7A32B9E1" w:rsidP="31757433">
            <w:pPr>
              <w:rPr>
                <w:rFonts w:eastAsiaTheme="minorEastAsia"/>
                <w:szCs w:val="20"/>
                <w:lang w:val="es-AR"/>
              </w:rPr>
            </w:pPr>
            <w:r w:rsidRPr="31757433">
              <w:rPr>
                <w:rFonts w:eastAsiaTheme="minorEastAsia"/>
                <w:szCs w:val="20"/>
                <w:lang w:val="es-AR"/>
              </w:rPr>
              <w:t xml:space="preserve">Confirmación de carga </w:t>
            </w:r>
          </w:p>
          <w:p w14:paraId="1F411F45" w14:textId="4CADC725" w:rsidR="7A32B9E1" w:rsidRDefault="7A32B9E1" w:rsidP="31757433">
            <w:pPr>
              <w:rPr>
                <w:rFonts w:eastAsiaTheme="minorEastAsia"/>
                <w:szCs w:val="20"/>
                <w:lang w:val="es-AR"/>
              </w:rPr>
            </w:pPr>
            <w:r w:rsidRPr="31757433">
              <w:rPr>
                <w:rFonts w:eastAsiaTheme="minorEastAsia"/>
                <w:szCs w:val="20"/>
                <w:lang w:val="es-AR"/>
              </w:rPr>
              <w:t>Impresión de remito</w:t>
            </w:r>
          </w:p>
          <w:p w14:paraId="535338D9" w14:textId="6A6CA314" w:rsidR="7A32B9E1" w:rsidRDefault="7A32B9E1" w:rsidP="31757433">
            <w:pPr>
              <w:rPr>
                <w:rFonts w:eastAsiaTheme="minorEastAsia"/>
                <w:szCs w:val="20"/>
                <w:lang w:val="es-AR"/>
              </w:rPr>
            </w:pPr>
            <w:r w:rsidRPr="31757433">
              <w:rPr>
                <w:rFonts w:eastAsiaTheme="minorEastAsia"/>
                <w:szCs w:val="20"/>
                <w:lang w:val="es-AR"/>
              </w:rPr>
              <w:t>Confirmación de descarga</w:t>
            </w:r>
          </w:p>
          <w:p w14:paraId="705427B8" w14:textId="6546280F" w:rsidR="00CB5811" w:rsidRPr="001305A3" w:rsidRDefault="00DD487F" w:rsidP="31757433">
            <w:pPr>
              <w:rPr>
                <w:rFonts w:eastAsiaTheme="minorEastAsia"/>
                <w:szCs w:val="20"/>
                <w:lang w:val="es-AR"/>
              </w:rPr>
            </w:pPr>
            <w:r w:rsidRPr="31757433">
              <w:rPr>
                <w:rFonts w:eastAsiaTheme="minorEastAsia"/>
                <w:szCs w:val="20"/>
                <w:lang w:val="es-AR"/>
              </w:rPr>
              <w:t>Tren de Carbón confirmado con sus respectivos vagones.</w:t>
            </w:r>
            <w:commentRangeEnd w:id="251"/>
            <w:r>
              <w:rPr>
                <w:rStyle w:val="CommentReference"/>
              </w:rPr>
              <w:commentReference w:id="251"/>
            </w:r>
            <w:commentRangeStart w:id="252"/>
            <w:commentRangeEnd w:id="252"/>
            <w:r>
              <w:rPr>
                <w:rStyle w:val="CommentReference"/>
              </w:rPr>
              <w:commentReference w:id="252"/>
            </w:r>
          </w:p>
          <w:p w14:paraId="655114D4" w14:textId="76AA8741" w:rsidR="00CB5811" w:rsidRPr="001305A3" w:rsidRDefault="00CB5811" w:rsidP="00CB5811">
            <w:pPr>
              <w:rPr>
                <w:rFonts w:eastAsiaTheme="minorEastAsia"/>
                <w:color w:val="333333"/>
                <w:szCs w:val="20"/>
                <w:lang w:val="es-AR"/>
              </w:rPr>
            </w:pPr>
          </w:p>
        </w:tc>
      </w:tr>
      <w:tr w:rsidR="00CB5811" w14:paraId="001BB036" w14:textId="77777777" w:rsidTr="78FC99BA">
        <w:tc>
          <w:tcPr>
            <w:tcW w:w="301" w:type="pct"/>
          </w:tcPr>
          <w:p w14:paraId="1226E526" w14:textId="4F78653C" w:rsidR="00CB5811" w:rsidRDefault="001F706D" w:rsidP="00CB5811">
            <w:pPr>
              <w:jc w:val="center"/>
              <w:rPr>
                <w:lang w:val="es-AR"/>
              </w:rPr>
            </w:pPr>
            <w:r>
              <w:rPr>
                <w:lang w:val="es-AR"/>
              </w:rPr>
              <w:t>3</w:t>
            </w:r>
          </w:p>
        </w:tc>
        <w:tc>
          <w:tcPr>
            <w:tcW w:w="1983" w:type="pct"/>
          </w:tcPr>
          <w:p w14:paraId="7931924E" w14:textId="3C5E5E08" w:rsidR="00CB5811" w:rsidRPr="00786D1E" w:rsidRDefault="48427856" w:rsidP="00CB5811">
            <w:pPr>
              <w:rPr>
                <w:lang w:val="es-AR"/>
              </w:rPr>
            </w:pPr>
            <w:r w:rsidRPr="78FC99BA">
              <w:rPr>
                <w:lang w:val="es-AR"/>
              </w:rPr>
              <w:t xml:space="preserve">Se </w:t>
            </w:r>
            <w:del w:id="254" w:author="LEONARDO ALBERTO TEVES" w:date="2023-06-07T00:41:00Z">
              <w:r w:rsidR="00BC4141" w:rsidDel="00BC4141">
                <w:rPr>
                  <w:lang w:val="es-AR"/>
                </w:rPr>
                <w:delText>h</w:delText>
              </w:r>
              <w:r w:rsidRPr="78FC99BA" w:rsidDel="00BC4141">
                <w:rPr>
                  <w:lang w:val="es-AR"/>
                </w:rPr>
                <w:delText xml:space="preserve">aran </w:delText>
              </w:r>
            </w:del>
            <w:proofErr w:type="spellStart"/>
            <w:ins w:id="255" w:author="LEONARDO ALBERTO TEVES" w:date="2023-06-07T00:41:00Z">
              <w:r w:rsidR="00BC4141">
                <w:rPr>
                  <w:lang w:val="es-AR"/>
                </w:rPr>
                <w:t>h</w:t>
              </w:r>
              <w:r w:rsidR="00BC4141" w:rsidRPr="78FC99BA">
                <w:rPr>
                  <w:lang w:val="es-AR"/>
                </w:rPr>
                <w:t>aran</w:t>
              </w:r>
              <w:proofErr w:type="spellEnd"/>
              <w:r w:rsidR="00BC4141" w:rsidRPr="78FC99BA">
                <w:rPr>
                  <w:lang w:val="es-AR"/>
                </w:rPr>
                <w:t xml:space="preserve"> </w:t>
              </w:r>
            </w:ins>
            <w:r w:rsidRPr="78FC99BA">
              <w:rPr>
                <w:lang w:val="es-AR"/>
              </w:rPr>
              <w:t>otras pruebas con vagones y trenes incompletos</w:t>
            </w:r>
          </w:p>
        </w:tc>
        <w:tc>
          <w:tcPr>
            <w:tcW w:w="1180" w:type="pct"/>
          </w:tcPr>
          <w:p w14:paraId="7DC6C0AE" w14:textId="42883633" w:rsidR="00CB5811" w:rsidRPr="00656E17" w:rsidRDefault="00CB5811" w:rsidP="00646E1B">
            <w:pPr>
              <w:rPr>
                <w:rFonts w:ascii="Calibri" w:hAnsi="Calibri" w:cs="Calibri"/>
                <w:sz w:val="22"/>
                <w:lang w:val="es-AR"/>
              </w:rPr>
            </w:pPr>
          </w:p>
        </w:tc>
        <w:tc>
          <w:tcPr>
            <w:tcW w:w="1536" w:type="pct"/>
          </w:tcPr>
          <w:p w14:paraId="4CDAC746" w14:textId="238C173F" w:rsidR="00CB5811" w:rsidRPr="001305A3" w:rsidRDefault="2BACE402" w:rsidP="00CB5811">
            <w:pPr>
              <w:rPr>
                <w:lang w:val="es-AR"/>
              </w:rPr>
            </w:pPr>
            <w:r w:rsidRPr="78FC99BA">
              <w:rPr>
                <w:lang w:val="es-AR"/>
              </w:rPr>
              <w:t xml:space="preserve">Que nos deje crear </w:t>
            </w:r>
            <w:proofErr w:type="gramStart"/>
            <w:r w:rsidR="7ED23C74" w:rsidRPr="78FC99BA">
              <w:rPr>
                <w:lang w:val="es-AR"/>
              </w:rPr>
              <w:t>tickets</w:t>
            </w:r>
            <w:proofErr w:type="gramEnd"/>
            <w:r w:rsidR="7ED23C74" w:rsidRPr="78FC99BA">
              <w:rPr>
                <w:lang w:val="es-AR"/>
              </w:rPr>
              <w:t xml:space="preserve"> con carga incompleta</w:t>
            </w:r>
          </w:p>
        </w:tc>
      </w:tr>
      <w:tr w:rsidR="00CB5811" w14:paraId="611DE27D" w14:textId="77777777" w:rsidTr="78FC99BA">
        <w:tc>
          <w:tcPr>
            <w:tcW w:w="301" w:type="pct"/>
          </w:tcPr>
          <w:p w14:paraId="4143AAAF" w14:textId="58D09FDD" w:rsidR="00CB5811" w:rsidRDefault="001F706D" w:rsidP="00CB5811">
            <w:pPr>
              <w:jc w:val="center"/>
              <w:rPr>
                <w:lang w:val="es-AR"/>
              </w:rPr>
            </w:pPr>
            <w:r>
              <w:rPr>
                <w:lang w:val="es-AR"/>
              </w:rPr>
              <w:t>4</w:t>
            </w:r>
          </w:p>
        </w:tc>
        <w:tc>
          <w:tcPr>
            <w:tcW w:w="1983" w:type="pct"/>
          </w:tcPr>
          <w:p w14:paraId="5BF7D5B7" w14:textId="2D1CBF5F" w:rsidR="00CB5811" w:rsidRPr="00786D1E" w:rsidRDefault="00CB5811" w:rsidP="00CB5811">
            <w:pPr>
              <w:rPr>
                <w:lang w:val="es-AR"/>
              </w:rPr>
            </w:pPr>
          </w:p>
        </w:tc>
        <w:tc>
          <w:tcPr>
            <w:tcW w:w="1180" w:type="pct"/>
          </w:tcPr>
          <w:p w14:paraId="4DCEA30C" w14:textId="75B7F41C" w:rsidR="00CB5811" w:rsidRPr="00646E1B" w:rsidRDefault="00CB5811" w:rsidP="00646E1B">
            <w:pPr>
              <w:rPr>
                <w:rFonts w:ascii="Verdana" w:eastAsia="Times New Roman" w:hAnsi="Verdana" w:cs="Times New Roman"/>
                <w:szCs w:val="20"/>
                <w:lang w:eastAsia="es-AR"/>
              </w:rPr>
            </w:pPr>
          </w:p>
        </w:tc>
        <w:tc>
          <w:tcPr>
            <w:tcW w:w="1536" w:type="pct"/>
          </w:tcPr>
          <w:p w14:paraId="0B51EDD6" w14:textId="12843A29" w:rsidR="00CB5811" w:rsidRPr="00646E1B" w:rsidRDefault="00CB5811" w:rsidP="00646E1B">
            <w:pPr>
              <w:rPr>
                <w:rFonts w:ascii="Verdana" w:eastAsia="Times New Roman" w:hAnsi="Verdana" w:cs="Times New Roman"/>
                <w:szCs w:val="20"/>
                <w:lang w:eastAsia="es-AR"/>
              </w:rPr>
            </w:pPr>
          </w:p>
        </w:tc>
      </w:tr>
      <w:tr w:rsidR="00CB5811" w14:paraId="1608B485" w14:textId="77777777" w:rsidTr="78FC99BA">
        <w:tc>
          <w:tcPr>
            <w:tcW w:w="301" w:type="pct"/>
          </w:tcPr>
          <w:p w14:paraId="5286B4A5" w14:textId="7D0F8193" w:rsidR="00CB5811" w:rsidRDefault="00646E1B" w:rsidP="00CB5811">
            <w:pPr>
              <w:jc w:val="center"/>
              <w:rPr>
                <w:lang w:val="es-AR"/>
              </w:rPr>
            </w:pPr>
            <w:r>
              <w:rPr>
                <w:lang w:val="es-AR"/>
              </w:rPr>
              <w:t>5</w:t>
            </w:r>
          </w:p>
        </w:tc>
        <w:tc>
          <w:tcPr>
            <w:tcW w:w="1983" w:type="pct"/>
          </w:tcPr>
          <w:p w14:paraId="14CCF29D" w14:textId="7BD43D39" w:rsidR="00CB5811" w:rsidRPr="00786D1E" w:rsidRDefault="00CB5811" w:rsidP="00CB5811">
            <w:pPr>
              <w:rPr>
                <w:lang w:val="es-AR"/>
              </w:rPr>
            </w:pPr>
          </w:p>
        </w:tc>
        <w:tc>
          <w:tcPr>
            <w:tcW w:w="1180" w:type="pct"/>
          </w:tcPr>
          <w:p w14:paraId="15842E41" w14:textId="1EECC1D1" w:rsidR="00CB5811" w:rsidRPr="00656E17" w:rsidRDefault="00CB5811" w:rsidP="00646E1B">
            <w:pPr>
              <w:rPr>
                <w:rFonts w:ascii="Calibri" w:hAnsi="Calibri" w:cs="Calibri"/>
                <w:sz w:val="22"/>
                <w:lang w:val="es-AR"/>
              </w:rPr>
            </w:pPr>
          </w:p>
        </w:tc>
        <w:tc>
          <w:tcPr>
            <w:tcW w:w="1536" w:type="pct"/>
          </w:tcPr>
          <w:p w14:paraId="0AEF3674" w14:textId="42E67A40" w:rsidR="00CB5811" w:rsidRPr="001305A3" w:rsidRDefault="00CB5811" w:rsidP="00CB5811">
            <w:pPr>
              <w:rPr>
                <w:lang w:val="es-AR"/>
              </w:rPr>
            </w:pPr>
          </w:p>
        </w:tc>
      </w:tr>
    </w:tbl>
    <w:p w14:paraId="29BBAD2A" w14:textId="77777777" w:rsidR="00F956D8" w:rsidRPr="00B500D1" w:rsidRDefault="00F956D8" w:rsidP="0035797A">
      <w:pPr>
        <w:spacing w:after="160" w:line="259" w:lineRule="auto"/>
        <w:jc w:val="left"/>
        <w:rPr>
          <w:ins w:id="256" w:author="Fernando Martinez" w:date="2023-06-24T16:06:00Z"/>
          <w:rFonts w:ascii="Verdana" w:hAnsi="Verdana"/>
          <w:sz w:val="28"/>
          <w:szCs w:val="28"/>
        </w:rPr>
      </w:pPr>
    </w:p>
    <w:p w14:paraId="35DBF3DD" w14:textId="4005372F" w:rsidR="0791584F" w:rsidRDefault="0791584F" w:rsidP="35F05639">
      <w:pPr>
        <w:spacing w:after="160" w:line="259" w:lineRule="auto"/>
        <w:jc w:val="left"/>
        <w:rPr>
          <w:rFonts w:ascii="Verdana" w:eastAsia="Verdana" w:hAnsi="Verdana" w:cs="Verdana"/>
          <w:color w:val="000000" w:themeColor="text1"/>
          <w:sz w:val="24"/>
          <w:szCs w:val="24"/>
        </w:rPr>
      </w:pPr>
    </w:p>
    <w:p w14:paraId="571DB0C4" w14:textId="60001A7D" w:rsidR="0791584F" w:rsidRDefault="0791584F" w:rsidP="35F05639">
      <w:pPr>
        <w:rPr>
          <w:rFonts w:ascii="Calibri" w:eastAsia="Calibri" w:hAnsi="Calibri" w:cs="Calibri"/>
          <w:color w:val="000000" w:themeColor="text1"/>
          <w:szCs w:val="20"/>
        </w:rPr>
      </w:pPr>
      <w:r>
        <w:br w:type="page"/>
      </w:r>
    </w:p>
    <w:p w14:paraId="32E9084D" w14:textId="5E13369E" w:rsidR="0791584F" w:rsidRDefault="35F05639" w:rsidP="35F05639">
      <w:pPr>
        <w:pStyle w:val="TtuloMEGA"/>
        <w:numPr>
          <w:ilvl w:val="0"/>
          <w:numId w:val="25"/>
        </w:numPr>
        <w:rPr>
          <w:rFonts w:ascii="Verdana" w:eastAsia="Verdana" w:hAnsi="Verdana" w:cs="Verdana"/>
          <w:bCs/>
          <w:color w:val="4472C4"/>
          <w:sz w:val="24"/>
          <w:szCs w:val="24"/>
        </w:rPr>
      </w:pPr>
      <w:r w:rsidRPr="35F05639">
        <w:rPr>
          <w:rFonts w:ascii="Verdana" w:eastAsia="Verdana" w:hAnsi="Verdana" w:cs="Verdana"/>
          <w:bCs/>
          <w:smallCaps w:val="0"/>
          <w:color w:val="4472C4"/>
          <w:sz w:val="24"/>
          <w:szCs w:val="24"/>
        </w:rPr>
        <w:lastRenderedPageBreak/>
        <w:t>Análisis Técnico</w:t>
      </w:r>
    </w:p>
    <w:p w14:paraId="02702B5E" w14:textId="556EC899" w:rsidR="0791584F" w:rsidRDefault="35F05639" w:rsidP="35F05639">
      <w:pPr>
        <w:pStyle w:val="TtuloMEGA"/>
        <w:numPr>
          <w:ilvl w:val="1"/>
          <w:numId w:val="25"/>
        </w:numPr>
        <w:rPr>
          <w:rFonts w:ascii="Verdana" w:eastAsia="Verdana" w:hAnsi="Verdana" w:cs="Verdana"/>
          <w:bCs/>
          <w:color w:val="4472C4"/>
          <w:sz w:val="24"/>
          <w:szCs w:val="24"/>
        </w:rPr>
      </w:pPr>
      <w:r w:rsidRPr="35F05639">
        <w:rPr>
          <w:rFonts w:ascii="Verdana" w:eastAsia="Verdana" w:hAnsi="Verdana" w:cs="Verdana"/>
          <w:bCs/>
          <w:smallCaps w:val="0"/>
          <w:color w:val="4472C4"/>
          <w:sz w:val="24"/>
          <w:szCs w:val="24"/>
        </w:rPr>
        <w:t>Requerimientos</w:t>
      </w:r>
    </w:p>
    <w:p w14:paraId="0C08E786" w14:textId="24BBCB1E" w:rsidR="0791584F" w:rsidRDefault="0791584F" w:rsidP="35F05639">
      <w:pPr>
        <w:rPr>
          <w:rFonts w:ascii="Calibri" w:eastAsia="Calibri" w:hAnsi="Calibri" w:cs="Calibri"/>
          <w:color w:val="000000" w:themeColor="text1"/>
          <w:szCs w:val="20"/>
          <w:lang w:val="en-US"/>
        </w:rPr>
      </w:pPr>
    </w:p>
    <w:p w14:paraId="121AE31D" w14:textId="4B9D743B" w:rsidR="0791584F" w:rsidRDefault="0791584F" w:rsidP="35F05639">
      <w:pPr>
        <w:rPr>
          <w:rFonts w:ascii="Calibri" w:eastAsia="Calibri" w:hAnsi="Calibri" w:cs="Calibri"/>
          <w:color w:val="000000" w:themeColor="text1"/>
          <w:szCs w:val="20"/>
          <w:lang w:val="en-US"/>
        </w:rPr>
      </w:pPr>
      <w:r>
        <w:br w:type="page"/>
      </w:r>
    </w:p>
    <w:p w14:paraId="5A6D654C" w14:textId="00C6DAC5" w:rsidR="0791584F" w:rsidRDefault="35F05639" w:rsidP="35F05639">
      <w:pPr>
        <w:pStyle w:val="TtuloMEGA"/>
        <w:numPr>
          <w:ilvl w:val="1"/>
          <w:numId w:val="25"/>
        </w:numPr>
        <w:rPr>
          <w:rFonts w:ascii="Verdana" w:eastAsia="Verdana" w:hAnsi="Verdana" w:cs="Verdana"/>
          <w:bCs/>
          <w:color w:val="4472C4"/>
          <w:sz w:val="24"/>
          <w:szCs w:val="24"/>
        </w:rPr>
      </w:pPr>
      <w:r w:rsidRPr="35F05639">
        <w:rPr>
          <w:rFonts w:ascii="Verdana" w:eastAsia="Verdana" w:hAnsi="Verdana" w:cs="Verdana"/>
          <w:bCs/>
          <w:smallCaps w:val="0"/>
          <w:color w:val="4472C4"/>
          <w:sz w:val="24"/>
          <w:szCs w:val="24"/>
        </w:rPr>
        <w:lastRenderedPageBreak/>
        <w:t>Diseño</w:t>
      </w:r>
    </w:p>
    <w:p w14:paraId="187D6CD4" w14:textId="2615A30D" w:rsidR="0791584F" w:rsidRDefault="35F05639" w:rsidP="35F05639">
      <w:pPr>
        <w:pStyle w:val="TtuloMEGA"/>
        <w:numPr>
          <w:ilvl w:val="2"/>
          <w:numId w:val="25"/>
        </w:numPr>
        <w:rPr>
          <w:rFonts w:ascii="Verdana" w:eastAsia="Verdana" w:hAnsi="Verdana" w:cs="Verdana"/>
          <w:bCs/>
          <w:color w:val="4472C4"/>
          <w:sz w:val="24"/>
          <w:szCs w:val="24"/>
        </w:rPr>
      </w:pPr>
      <w:r w:rsidRPr="35F05639">
        <w:rPr>
          <w:rFonts w:ascii="Verdana" w:eastAsia="Verdana" w:hAnsi="Verdana" w:cs="Verdana"/>
          <w:bCs/>
          <w:smallCaps w:val="0"/>
          <w:color w:val="4472C4"/>
          <w:sz w:val="24"/>
          <w:szCs w:val="24"/>
        </w:rPr>
        <w:t>Descripción</w:t>
      </w:r>
    </w:p>
    <w:p w14:paraId="3975A726" w14:textId="77B1C17F" w:rsidR="0791584F" w:rsidRDefault="35F05639" w:rsidP="35F05639">
      <w:pPr>
        <w:pStyle w:val="TtuloMEGA"/>
        <w:numPr>
          <w:ilvl w:val="2"/>
          <w:numId w:val="25"/>
        </w:numPr>
        <w:rPr>
          <w:rFonts w:ascii="Verdana" w:eastAsia="Verdana" w:hAnsi="Verdana" w:cs="Verdana"/>
          <w:bCs/>
          <w:color w:val="4472C4"/>
          <w:sz w:val="24"/>
          <w:szCs w:val="24"/>
        </w:rPr>
      </w:pPr>
      <w:r w:rsidRPr="35F05639">
        <w:rPr>
          <w:rFonts w:ascii="Verdana" w:eastAsia="Verdana" w:hAnsi="Verdana" w:cs="Verdana"/>
          <w:bCs/>
          <w:smallCaps w:val="0"/>
          <w:color w:val="4472C4"/>
          <w:sz w:val="24"/>
          <w:szCs w:val="24"/>
        </w:rPr>
        <w:t>Diagramas</w:t>
      </w:r>
    </w:p>
    <w:p w14:paraId="154E3C3E" w14:textId="45B6DCDE" w:rsidR="0791584F" w:rsidRDefault="0791584F" w:rsidP="35F05639">
      <w:pPr>
        <w:rPr>
          <w:rFonts w:ascii="Calibri" w:eastAsia="Calibri" w:hAnsi="Calibri" w:cs="Calibri"/>
          <w:color w:val="000000" w:themeColor="text1"/>
          <w:szCs w:val="20"/>
          <w:lang w:val="en-US"/>
        </w:rPr>
      </w:pPr>
    </w:p>
    <w:p w14:paraId="23025105" w14:textId="19769762" w:rsidR="0791584F" w:rsidRDefault="0791584F" w:rsidP="35F05639">
      <w:pPr>
        <w:rPr>
          <w:rFonts w:ascii="Calibri" w:eastAsia="Calibri" w:hAnsi="Calibri" w:cs="Calibri"/>
          <w:color w:val="000000" w:themeColor="text1"/>
          <w:szCs w:val="20"/>
          <w:lang w:val="en-US"/>
        </w:rPr>
      </w:pPr>
      <w:r>
        <w:br w:type="page"/>
      </w:r>
    </w:p>
    <w:p w14:paraId="00374BBE" w14:textId="2436DB38" w:rsidR="0791584F" w:rsidRDefault="35F05639" w:rsidP="35F05639">
      <w:pPr>
        <w:pStyle w:val="TtuloMEGA"/>
        <w:numPr>
          <w:ilvl w:val="1"/>
          <w:numId w:val="25"/>
        </w:numPr>
        <w:rPr>
          <w:rFonts w:ascii="Verdana" w:eastAsia="Verdana" w:hAnsi="Verdana" w:cs="Verdana"/>
          <w:bCs/>
          <w:color w:val="4472C4"/>
          <w:sz w:val="24"/>
          <w:szCs w:val="24"/>
        </w:rPr>
      </w:pPr>
      <w:r w:rsidRPr="35F05639">
        <w:rPr>
          <w:rFonts w:ascii="Verdana" w:eastAsia="Verdana" w:hAnsi="Verdana" w:cs="Verdana"/>
          <w:bCs/>
          <w:smallCaps w:val="0"/>
          <w:color w:val="4472C4"/>
          <w:sz w:val="24"/>
          <w:szCs w:val="24"/>
        </w:rPr>
        <w:lastRenderedPageBreak/>
        <w:t>Fiori</w:t>
      </w:r>
    </w:p>
    <w:p w14:paraId="03527C4F" w14:textId="0C4496A4" w:rsidR="0791584F" w:rsidRDefault="0791584F" w:rsidP="35F05639">
      <w:pPr>
        <w:rPr>
          <w:rFonts w:ascii="Calibri" w:eastAsia="Calibri" w:hAnsi="Calibri" w:cs="Calibri"/>
          <w:color w:val="000000" w:themeColor="text1"/>
          <w:szCs w:val="20"/>
          <w:lang w:val="en-US"/>
        </w:rPr>
      </w:pPr>
    </w:p>
    <w:p w14:paraId="02B32C3E" w14:textId="3FFB136F" w:rsidR="0791584F" w:rsidRDefault="0791584F" w:rsidP="35F05639">
      <w:pPr>
        <w:rPr>
          <w:rFonts w:ascii="Calibri" w:eastAsia="Calibri" w:hAnsi="Calibri" w:cs="Calibri"/>
          <w:color w:val="000000" w:themeColor="text1"/>
          <w:szCs w:val="20"/>
          <w:lang w:val="en-US"/>
        </w:rPr>
      </w:pPr>
      <w:r>
        <w:br w:type="page"/>
      </w:r>
    </w:p>
    <w:p w14:paraId="537850B6" w14:textId="622F8432" w:rsidR="0791584F" w:rsidRDefault="35F05639" w:rsidP="35F05639">
      <w:pPr>
        <w:pStyle w:val="TtuloMEGA"/>
        <w:numPr>
          <w:ilvl w:val="1"/>
          <w:numId w:val="25"/>
        </w:numPr>
        <w:rPr>
          <w:rFonts w:ascii="Verdana" w:eastAsia="Verdana" w:hAnsi="Verdana" w:cs="Verdana"/>
          <w:bCs/>
          <w:color w:val="4472C4"/>
          <w:sz w:val="24"/>
          <w:szCs w:val="24"/>
        </w:rPr>
      </w:pPr>
      <w:r w:rsidRPr="35F05639">
        <w:rPr>
          <w:rFonts w:ascii="Verdana" w:eastAsia="Verdana" w:hAnsi="Verdana" w:cs="Verdana"/>
          <w:bCs/>
          <w:smallCaps w:val="0"/>
          <w:color w:val="4472C4"/>
          <w:sz w:val="24"/>
          <w:szCs w:val="24"/>
        </w:rPr>
        <w:lastRenderedPageBreak/>
        <w:t>Implementación</w:t>
      </w:r>
    </w:p>
    <w:p w14:paraId="100BB59D" w14:textId="19D00CAB" w:rsidR="0791584F" w:rsidRDefault="0791584F" w:rsidP="35F05639">
      <w:pPr>
        <w:rPr>
          <w:rFonts w:ascii="Calibri" w:eastAsia="Calibri" w:hAnsi="Calibri" w:cs="Calibri"/>
          <w:color w:val="000000" w:themeColor="text1"/>
          <w:szCs w:val="20"/>
          <w:lang w:val="en-US"/>
        </w:rPr>
      </w:pPr>
    </w:p>
    <w:p w14:paraId="25B6AAD4" w14:textId="2BA505A2" w:rsidR="0791584F" w:rsidRDefault="0791584F" w:rsidP="35F05639">
      <w:pPr>
        <w:rPr>
          <w:rFonts w:ascii="Calibri" w:eastAsia="Calibri" w:hAnsi="Calibri" w:cs="Calibri"/>
          <w:color w:val="000000" w:themeColor="text1"/>
          <w:szCs w:val="20"/>
          <w:lang w:val="en-US"/>
        </w:rPr>
      </w:pPr>
      <w:r>
        <w:br w:type="page"/>
      </w:r>
    </w:p>
    <w:p w14:paraId="6DFEA1F6" w14:textId="5DD93102" w:rsidR="0791584F" w:rsidRDefault="35F05639" w:rsidP="35F05639">
      <w:pPr>
        <w:pStyle w:val="TtuloMEGA"/>
        <w:numPr>
          <w:ilvl w:val="1"/>
          <w:numId w:val="25"/>
        </w:numPr>
        <w:rPr>
          <w:rFonts w:ascii="Verdana" w:eastAsia="Verdana" w:hAnsi="Verdana" w:cs="Verdana"/>
          <w:bCs/>
          <w:color w:val="4472C4"/>
          <w:sz w:val="24"/>
          <w:szCs w:val="24"/>
        </w:rPr>
      </w:pPr>
      <w:r w:rsidRPr="35F05639">
        <w:rPr>
          <w:rFonts w:ascii="Verdana" w:eastAsia="Verdana" w:hAnsi="Verdana" w:cs="Verdana"/>
          <w:bCs/>
          <w:smallCaps w:val="0"/>
          <w:color w:val="4472C4"/>
          <w:sz w:val="24"/>
          <w:szCs w:val="24"/>
        </w:rPr>
        <w:lastRenderedPageBreak/>
        <w:t>Prueba</w:t>
      </w:r>
    </w:p>
    <w:p w14:paraId="64AB8DB3" w14:textId="27DE67C1" w:rsidR="0791584F" w:rsidRDefault="0791584F" w:rsidP="0791584F">
      <w:pPr>
        <w:spacing w:after="160" w:line="259" w:lineRule="auto"/>
        <w:jc w:val="left"/>
        <w:rPr>
          <w:rFonts w:ascii="Verdana" w:hAnsi="Verdana"/>
          <w:sz w:val="28"/>
          <w:szCs w:val="28"/>
        </w:rPr>
      </w:pPr>
    </w:p>
    <w:sectPr w:rsidR="0791584F" w:rsidSect="00C40096">
      <w:headerReference w:type="default" r:id="rId28"/>
      <w:footerReference w:type="default" r:id="rId29"/>
      <w:headerReference w:type="first" r:id="rId30"/>
      <w:footerReference w:type="first" r:id="rId31"/>
      <w:pgSz w:w="11906" w:h="16838" w:code="9"/>
      <w:pgMar w:top="1138" w:right="1138" w:bottom="706" w:left="1138" w:header="288" w:footer="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PASTORIZA, CARLOS ANTONIO" w:date="2023-05-08T13:18:00Z" w:initials="PCA">
    <w:p w14:paraId="600E225E" w14:textId="77777777" w:rsidR="001F2BB6" w:rsidRDefault="001F2BB6">
      <w:pPr>
        <w:pStyle w:val="CommentText"/>
      </w:pPr>
      <w:r>
        <w:rPr>
          <w:rStyle w:val="CommentReference"/>
        </w:rPr>
        <w:annotationRef/>
      </w:r>
      <w:r>
        <w:fldChar w:fldCharType="begin"/>
      </w:r>
      <w:r>
        <w:instrText xml:space="preserve"> HYPERLINK "mailto:francisco.p.carvajal@set.ypf.com" </w:instrText>
      </w:r>
      <w:bookmarkStart w:id="51" w:name="_@_CFF8818396FB448085411E010ECD9A9AZ"/>
      <w:r>
        <w:rPr>
          <w:rStyle w:val="Mention"/>
        </w:rPr>
        <w:fldChar w:fldCharType="separate"/>
      </w:r>
      <w:bookmarkEnd w:id="51"/>
      <w:r w:rsidRPr="00CD591C">
        <w:rPr>
          <w:rStyle w:val="Mention"/>
          <w:noProof/>
        </w:rPr>
        <w:t>@CARVAJAL ROMERO, FRANCISCO PABLO (Servicio Externo en YPF)</w:t>
      </w:r>
      <w:r>
        <w:fldChar w:fldCharType="end"/>
      </w:r>
      <w:r>
        <w:t xml:space="preserve"> saque el texto de mas abajo donde se hacía mención a la cantidad de vagones porque con lo que pidió que se aclare Nicolas se entendía la necesidad, pero si me gustaría que quede claro en la descripción que la Z va a tener un input de información mediante un archivo Excel o el que sea, si bien amas abajo se informa la necesidad de este arco, si debería estar en la descripción breve mencionado.</w:t>
      </w:r>
      <w:r>
        <w:rPr>
          <w:rStyle w:val="CommentReference"/>
        </w:rPr>
        <w:annotationRef/>
      </w:r>
    </w:p>
    <w:p w14:paraId="5283A4A2" w14:textId="1B06699B" w:rsidR="001F2BB6" w:rsidRDefault="001F2BB6">
      <w:pPr>
        <w:pStyle w:val="CommentText"/>
      </w:pPr>
    </w:p>
  </w:comment>
  <w:comment w:id="52" w:author="PAZDERA, ADOLFO NICOLAS" w:date="2023-05-08T11:11:00Z" w:initials="PN">
    <w:p w14:paraId="4073D56B" w14:textId="77777777" w:rsidR="001F2BB6" w:rsidRDefault="001F2BB6">
      <w:pPr>
        <w:pStyle w:val="CommentText"/>
      </w:pPr>
      <w:r>
        <w:t>No se reemplaza la O4TEN. Esta se usa para carga de ticket individual. La nueva app Z será para carga masiva de tickets. Corregir.</w:t>
      </w:r>
      <w:r>
        <w:rPr>
          <w:rStyle w:val="CommentReference"/>
        </w:rPr>
        <w:annotationRef/>
      </w:r>
    </w:p>
  </w:comment>
  <w:comment w:id="53" w:author="CARVAJAL ROMERO, FRANCISCO PABLO (Servicio Externo en YPF)" w:date="2023-05-08T11:38:00Z" w:initials="CY">
    <w:p w14:paraId="126C5214" w14:textId="1659CF8E" w:rsidR="001F2BB6" w:rsidRDefault="001F2BB6">
      <w:pPr>
        <w:pStyle w:val="CommentText"/>
      </w:pPr>
      <w:r>
        <w:fldChar w:fldCharType="begin"/>
      </w:r>
      <w:r>
        <w:instrText xml:space="preserve"> HYPERLINK "mailto:RY29137@grupo.ypf.com"</w:instrText>
      </w:r>
      <w:bookmarkStart w:id="54" w:name="_@_5CF3D378069C40C5A166CC01726DDCE9Z"/>
      <w:r>
        <w:fldChar w:fldCharType="separate"/>
      </w:r>
      <w:bookmarkEnd w:id="54"/>
      <w:r w:rsidRPr="7AFFD49A">
        <w:rPr>
          <w:rStyle w:val="Mention"/>
          <w:noProof/>
        </w:rPr>
        <w:t>@PAZDERA, ADOLFO NICOLAS</w:t>
      </w:r>
      <w:r>
        <w:fldChar w:fldCharType="end"/>
      </w:r>
      <w:r>
        <w:t xml:space="preserve"> se actualizo el texto</w:t>
      </w:r>
      <w:r>
        <w:rPr>
          <w:rStyle w:val="CommentReference"/>
        </w:rPr>
        <w:annotationRef/>
      </w:r>
    </w:p>
  </w:comment>
  <w:comment w:id="57" w:author="PAZDERA, ADOLFO NICOLAS" w:date="2023-05-08T11:12:00Z" w:initials="PN">
    <w:p w14:paraId="79FACD05" w14:textId="08432D77" w:rsidR="001F2BB6" w:rsidRDefault="001F2BB6">
      <w:pPr>
        <w:pStyle w:val="CommentText"/>
      </w:pPr>
      <w:r>
        <w:t>Revisar texto. No se entiende.</w:t>
      </w:r>
      <w:r>
        <w:rPr>
          <w:rStyle w:val="CommentReference"/>
        </w:rPr>
        <w:annotationRef/>
      </w:r>
    </w:p>
  </w:comment>
  <w:comment w:id="58" w:author="PAZDERA, ADOLFO NICOLAS" w:date="2023-05-08T11:17:00Z" w:initials="PN">
    <w:p w14:paraId="714FEEDD" w14:textId="798BB02A" w:rsidR="001F2BB6" w:rsidRDefault="001F2BB6">
      <w:pPr>
        <w:pStyle w:val="CommentText"/>
      </w:pPr>
      <w:r>
        <w:t xml:space="preserve">El alcance: corresponde a creación y confirmación masiva de tickets, segun el layout a definir con los campos correspodientes. </w:t>
      </w:r>
      <w:r>
        <w:rPr>
          <w:rStyle w:val="CommentReference"/>
        </w:rPr>
        <w:annotationRef/>
      </w:r>
    </w:p>
  </w:comment>
  <w:comment w:id="56" w:author="CARVAJAL ROMERO, FRANCISCO PABLO (Servicio Externo en YPF)" w:date="2023-05-08T11:45:00Z" w:initials="CY">
    <w:p w14:paraId="101399C8" w14:textId="6F2FD58F" w:rsidR="001F2BB6" w:rsidRDefault="001F2BB6">
      <w:pPr>
        <w:pStyle w:val="CommentText"/>
      </w:pPr>
      <w:r>
        <w:fldChar w:fldCharType="begin"/>
      </w:r>
      <w:r>
        <w:instrText xml:space="preserve"> HYPERLINK "mailto:RY29137@grupo.ypf.com"</w:instrText>
      </w:r>
      <w:bookmarkStart w:id="59" w:name="_@_A968B90719E5412EA6936013234FEEFAZ"/>
      <w:r>
        <w:fldChar w:fldCharType="separate"/>
      </w:r>
      <w:bookmarkEnd w:id="59"/>
      <w:r w:rsidRPr="7AFFD49A">
        <w:rPr>
          <w:rStyle w:val="Mention"/>
          <w:noProof/>
        </w:rPr>
        <w:t>@PAZDERA, ADOLFO NICOLAS</w:t>
      </w:r>
      <w:r>
        <w:fldChar w:fldCharType="end"/>
      </w:r>
      <w:r>
        <w:t xml:space="preserve"> texto actualizado</w:t>
      </w:r>
      <w:r>
        <w:rPr>
          <w:rStyle w:val="CommentReference"/>
        </w:rPr>
        <w:annotationRef/>
      </w:r>
    </w:p>
  </w:comment>
  <w:comment w:id="63" w:author="LEONARDO ALBERTO TEVES" w:date="2023-06-07T00:30:00Z" w:initials="LAT">
    <w:p w14:paraId="3E6D8AE7" w14:textId="7F236045" w:rsidR="006748C9" w:rsidRDefault="006748C9">
      <w:pPr>
        <w:pStyle w:val="CommentText"/>
      </w:pPr>
      <w:r>
        <w:rPr>
          <w:rStyle w:val="CommentReference"/>
        </w:rPr>
        <w:annotationRef/>
      </w:r>
      <w:r>
        <w:t xml:space="preserve">Si bien el documento de planificación debe estar en status planificado en su cabecera, las posiciones del mismo, todas deben estar en status confirmado. Sino los ticket se graban pero no se confirman. Por favor chequear y si corresponde, corregir. </w:t>
      </w:r>
    </w:p>
  </w:comment>
  <w:comment w:id="64" w:author="CARVAJAL ROMERO, FRANCISCO PABLO (Servicio Externo en YPF)" w:date="2023-06-07T10:25:00Z" w:initials="CY">
    <w:p w14:paraId="0B1286AE" w14:textId="58DEBAFC" w:rsidR="3844A984" w:rsidRDefault="3844A984">
      <w:r>
        <w:fldChar w:fldCharType="begin"/>
      </w:r>
      <w:r>
        <w:instrText xml:space="preserve"> HYPERLINK "mailto:RY08327@grupo.ypf.com"</w:instrText>
      </w:r>
      <w:bookmarkStart w:id="66" w:name="_@_EA0BB3A25A2D49F08215620D978C5CE2Z"/>
      <w:r>
        <w:fldChar w:fldCharType="separate"/>
      </w:r>
      <w:bookmarkEnd w:id="66"/>
      <w:r w:rsidRPr="3844A984">
        <w:rPr>
          <w:noProof/>
        </w:rPr>
        <w:t>@TEVES, LEONARDO ALBERTO</w:t>
      </w:r>
      <w:r>
        <w:fldChar w:fldCharType="end"/>
      </w:r>
      <w:r>
        <w:t xml:space="preserve"> se corrigió comentario, gracias</w:t>
      </w:r>
      <w:r>
        <w:annotationRef/>
      </w:r>
    </w:p>
  </w:comment>
  <w:comment w:id="61" w:author="PAZDERA, ADOLFO NICOLAS" w:date="2023-05-08T11:19:00Z" w:initials="PN">
    <w:p w14:paraId="04EC9DAB" w14:textId="3F7044FC" w:rsidR="001F2BB6" w:rsidRDefault="001F2BB6">
      <w:pPr>
        <w:pStyle w:val="CommentText"/>
      </w:pPr>
      <w:r>
        <w:t>Comentar que los documentos de planificación o nominaciones, deben estar con status "planificado". Corregir inicio de parrafo.</w:t>
      </w:r>
      <w:r>
        <w:rPr>
          <w:rStyle w:val="CommentReference"/>
        </w:rPr>
        <w:annotationRef/>
      </w:r>
    </w:p>
  </w:comment>
  <w:comment w:id="62" w:author="CARVAJAL ROMERO, FRANCISCO PABLO (Servicio Externo en YPF)" w:date="2023-05-08T14:27:00Z" w:initials="CY">
    <w:p w14:paraId="56F32E4A" w14:textId="0DC8F975" w:rsidR="001F2BB6" w:rsidRDefault="001F2BB6">
      <w:pPr>
        <w:pStyle w:val="CommentText"/>
      </w:pPr>
      <w:r>
        <w:fldChar w:fldCharType="begin"/>
      </w:r>
      <w:r>
        <w:instrText xml:space="preserve"> HYPERLINK "mailto:RY29137@grupo.ypf.com"</w:instrText>
      </w:r>
      <w:bookmarkStart w:id="67" w:name="_@_E2053C08823C407091F5BC1B0BFC78C6Z"/>
      <w:r>
        <w:fldChar w:fldCharType="separate"/>
      </w:r>
      <w:bookmarkEnd w:id="67"/>
      <w:r w:rsidRPr="0F241ED1">
        <w:rPr>
          <w:rStyle w:val="Mention"/>
          <w:noProof/>
        </w:rPr>
        <w:t>@PAZDERA, ADOLFO NICOLAS</w:t>
      </w:r>
      <w:r>
        <w:fldChar w:fldCharType="end"/>
      </w:r>
      <w:r>
        <w:t xml:space="preserve"> texto corregidos</w:t>
      </w:r>
      <w:r>
        <w:rPr>
          <w:rStyle w:val="CommentReference"/>
        </w:rPr>
        <w:annotationRef/>
      </w:r>
    </w:p>
  </w:comment>
  <w:comment w:id="73" w:author="PAZDERA, ADOLFO NICOLAS" w:date="2023-05-08T11:20:00Z" w:initials="PN">
    <w:p w14:paraId="77E9BE66" w14:textId="60655A2D" w:rsidR="001F2BB6" w:rsidRDefault="001F2BB6">
      <w:pPr>
        <w:pStyle w:val="CommentText"/>
      </w:pPr>
      <w:r>
        <w:t>Cambiar el nombre a "Tickets_Masivos" ya que podra usarse esta app para crear masivamente tickets de cualquier tipo de transporte o nominación.</w:t>
      </w:r>
      <w:r>
        <w:rPr>
          <w:rStyle w:val="CommentReference"/>
        </w:rPr>
        <w:annotationRef/>
      </w:r>
    </w:p>
  </w:comment>
  <w:comment w:id="74" w:author="CARVAJAL ROMERO, FRANCISCO PABLO (Servicio Externo en YPF)" w:date="2023-05-08T11:48:00Z" w:initials="CY">
    <w:p w14:paraId="4B36188C" w14:textId="382C1E6E" w:rsidR="001F2BB6" w:rsidRDefault="001F2BB6">
      <w:pPr>
        <w:pStyle w:val="CommentText"/>
      </w:pPr>
      <w:r>
        <w:fldChar w:fldCharType="begin"/>
      </w:r>
      <w:r>
        <w:instrText xml:space="preserve"> HYPERLINK "mailto:RY29137@grupo.ypf.com"</w:instrText>
      </w:r>
      <w:bookmarkStart w:id="75" w:name="_@_AD6DC21A17C84023A466DBA053A38067Z"/>
      <w:r>
        <w:fldChar w:fldCharType="separate"/>
      </w:r>
      <w:bookmarkEnd w:id="75"/>
      <w:r w:rsidRPr="7AFFD49A">
        <w:rPr>
          <w:rStyle w:val="Mention"/>
          <w:noProof/>
        </w:rPr>
        <w:t>@PAZDERA, ADOLFO NICOLAS</w:t>
      </w:r>
      <w:r>
        <w:fldChar w:fldCharType="end"/>
      </w:r>
      <w:r>
        <w:t xml:space="preserve"> descripción ajustada</w:t>
      </w:r>
      <w:r>
        <w:rPr>
          <w:rStyle w:val="CommentReference"/>
        </w:rPr>
        <w:annotationRef/>
      </w:r>
    </w:p>
  </w:comment>
  <w:comment w:id="76" w:author="PAZDERA, ADOLFO NICOLAS" w:date="2023-05-08T11:33:00Z" w:initials="PN">
    <w:p w14:paraId="588242DA" w14:textId="1E768CF9" w:rsidR="001F2BB6" w:rsidRDefault="001F2BB6">
      <w:pPr>
        <w:pStyle w:val="CommentText"/>
      </w:pPr>
      <w:r>
        <w:t>Comentar que este campo es de carga opcional. Si no se completara, el sistema igualmente por standard, va a generar el ticket sin este dato.</w:t>
      </w:r>
      <w:r>
        <w:rPr>
          <w:rStyle w:val="CommentReference"/>
        </w:rPr>
        <w:annotationRef/>
      </w:r>
    </w:p>
    <w:p w14:paraId="39AB4149" w14:textId="501ADE2C" w:rsidR="001F2BB6" w:rsidRDefault="001F2BB6">
      <w:pPr>
        <w:pStyle w:val="CommentText"/>
      </w:pPr>
    </w:p>
    <w:p w14:paraId="5B99B175" w14:textId="31DCDEFF" w:rsidR="001F2BB6" w:rsidRDefault="001F2BB6">
      <w:pPr>
        <w:pStyle w:val="CommentText"/>
      </w:pPr>
      <w:r>
        <w:t>Asimismo, agregar la necesidade de que el programa convierta en mayusculas este dato alfanumerico (en F1 nos encontramos con dificultades si este texto no estaba en mayuscula).</w:t>
      </w:r>
    </w:p>
  </w:comment>
  <w:comment w:id="77" w:author="CARVAJAL ROMERO, FRANCISCO PABLO (Servicio Externo en YPF)" w:date="2023-05-08T14:28:00Z" w:initials="CY">
    <w:p w14:paraId="2534DF3B" w14:textId="1B413B95" w:rsidR="001F2BB6" w:rsidRDefault="001F2BB6">
      <w:pPr>
        <w:pStyle w:val="CommentText"/>
      </w:pPr>
      <w:r>
        <w:fldChar w:fldCharType="begin"/>
      </w:r>
      <w:r>
        <w:instrText xml:space="preserve"> HYPERLINK "mailto:RY29137@grupo.ypf.com"</w:instrText>
      </w:r>
      <w:bookmarkStart w:id="78" w:name="_@_9105B147AFD3497FBDE11299D6FC3B05Z"/>
      <w:r>
        <w:fldChar w:fldCharType="separate"/>
      </w:r>
      <w:bookmarkEnd w:id="78"/>
      <w:r w:rsidRPr="0F241ED1">
        <w:rPr>
          <w:rStyle w:val="Mention"/>
          <w:noProof/>
        </w:rPr>
        <w:t>@PAZDERA, ADOLFO NICOLAS</w:t>
      </w:r>
      <w:r>
        <w:fldChar w:fldCharType="end"/>
      </w:r>
      <w:r>
        <w:t xml:space="preserve"> Texto agregado</w:t>
      </w:r>
      <w:r>
        <w:rPr>
          <w:rStyle w:val="CommentReference"/>
        </w:rPr>
        <w:annotationRef/>
      </w:r>
    </w:p>
  </w:comment>
  <w:comment w:id="79" w:author="PASTORIZA, CARLOS ANTONIO" w:date="2023-05-08T11:33:00Z" w:initials="PCA">
    <w:p w14:paraId="475DE750" w14:textId="097D5C25" w:rsidR="001F2BB6" w:rsidRDefault="001F2BB6">
      <w:pPr>
        <w:pStyle w:val="CommentText"/>
      </w:pPr>
      <w:r>
        <w:rPr>
          <w:rStyle w:val="CommentReference"/>
        </w:rPr>
        <w:annotationRef/>
      </w:r>
      <w:r>
        <w:t>Cambiar por cantidad Neta</w:t>
      </w:r>
    </w:p>
  </w:comment>
  <w:comment w:id="80" w:author="CARVAJAL ROMERO, FRANCISCO PABLO (Servicio Externo en YPF)" w:date="2023-05-08T12:01:00Z" w:initials="CY">
    <w:p w14:paraId="7F42053A" w14:textId="061691A5" w:rsidR="001F2BB6" w:rsidRDefault="001F2BB6">
      <w:pPr>
        <w:pStyle w:val="CommentText"/>
      </w:pPr>
      <w:r>
        <w:fldChar w:fldCharType="begin"/>
      </w:r>
      <w:r>
        <w:instrText xml:space="preserve"> HYPERLINK "mailto:RY07884@grupo.ypf.com"</w:instrText>
      </w:r>
      <w:bookmarkStart w:id="81" w:name="_@_99ED3C9B7F7A4BA6B3EAC3B6A7E8564CZ"/>
      <w:r>
        <w:fldChar w:fldCharType="separate"/>
      </w:r>
      <w:bookmarkEnd w:id="81"/>
      <w:r w:rsidRPr="7AFFD49A">
        <w:rPr>
          <w:rStyle w:val="Mention"/>
          <w:noProof/>
        </w:rPr>
        <w:t>@PASTORIZA, CARLOS ANTONIO</w:t>
      </w:r>
      <w:r>
        <w:fldChar w:fldCharType="end"/>
      </w:r>
      <w:r>
        <w:t xml:space="preserve"> Corregido</w:t>
      </w:r>
      <w:r>
        <w:rPr>
          <w:rStyle w:val="CommentReference"/>
        </w:rPr>
        <w:annotationRef/>
      </w:r>
    </w:p>
  </w:comment>
  <w:comment w:id="82" w:author="PAZDERA, ADOLFO NICOLAS" w:date="2023-05-08T11:48:00Z" w:initials="PN">
    <w:p w14:paraId="23846A69" w14:textId="4A986392" w:rsidR="001F2BB6" w:rsidRDefault="001F2BB6">
      <w:pPr>
        <w:pStyle w:val="CommentText"/>
      </w:pPr>
      <w:r>
        <w:t>Agregar como validacion previa, si ya fue utilizado algun nombre de ticket previamente. Campo "NumExtFich".</w:t>
      </w:r>
      <w:r>
        <w:rPr>
          <w:rStyle w:val="CommentReference"/>
        </w:rPr>
        <w:annotationRef/>
      </w:r>
    </w:p>
  </w:comment>
  <w:comment w:id="83" w:author="CARVAJAL ROMERO, FRANCISCO PABLO (Servicio Externo en YPF)" w:date="2023-05-08T12:06:00Z" w:initials="CY">
    <w:p w14:paraId="0941D5C5" w14:textId="63BA7A8C" w:rsidR="001F2BB6" w:rsidRDefault="001F2BB6">
      <w:pPr>
        <w:pStyle w:val="CommentText"/>
      </w:pPr>
      <w:r>
        <w:fldChar w:fldCharType="begin"/>
      </w:r>
      <w:r>
        <w:instrText xml:space="preserve"> HYPERLINK "mailto:RY29137@grupo.ypf.com"</w:instrText>
      </w:r>
      <w:bookmarkStart w:id="84" w:name="_@_276F6A3AB7A6476888BDFA3ADB7C7D7AZ"/>
      <w:r>
        <w:fldChar w:fldCharType="separate"/>
      </w:r>
      <w:bookmarkEnd w:id="84"/>
      <w:r w:rsidRPr="7AFFD49A">
        <w:rPr>
          <w:rStyle w:val="Mention"/>
          <w:noProof/>
        </w:rPr>
        <w:t>@PAZDERA, ADOLFO NICOLAS</w:t>
      </w:r>
      <w:r>
        <w:fldChar w:fldCharType="end"/>
      </w:r>
      <w:r>
        <w:t xml:space="preserve"> texto agregado</w:t>
      </w:r>
      <w:r>
        <w:rPr>
          <w:rStyle w:val="CommentReference"/>
        </w:rPr>
        <w:annotationRef/>
      </w:r>
    </w:p>
  </w:comment>
  <w:comment w:id="86" w:author="PAZDERA, ADOLFO NICOLAS" w:date="2023-05-08T11:36:00Z" w:initials="PN">
    <w:p w14:paraId="0882D174" w14:textId="07265C9A" w:rsidR="001F2BB6" w:rsidRDefault="001F2BB6">
      <w:pPr>
        <w:pStyle w:val="CommentText"/>
      </w:pPr>
      <w:r>
        <w:t>Solo a modo informativo: la cantidad total de vagones deber ser igual o menor que la cantidad planificada en la nominacion.</w:t>
      </w:r>
      <w:r>
        <w:rPr>
          <w:rStyle w:val="CommentReference"/>
        </w:rPr>
        <w:annotationRef/>
      </w:r>
    </w:p>
  </w:comment>
  <w:comment w:id="85" w:author="CARVAJAL ROMERO, FRANCISCO PABLO (Servicio Externo en YPF)" w:date="2023-05-08T12:08:00Z" w:initials="CY">
    <w:p w14:paraId="12877EB6" w14:textId="6D407ACD" w:rsidR="001F2BB6" w:rsidRDefault="001F2BB6">
      <w:pPr>
        <w:pStyle w:val="CommentText"/>
      </w:pPr>
      <w:r>
        <w:fldChar w:fldCharType="begin"/>
      </w:r>
      <w:r>
        <w:instrText xml:space="preserve"> HYPERLINK "mailto:RY29137@grupo.ypf.com"</w:instrText>
      </w:r>
      <w:bookmarkStart w:id="87" w:name="_@_3AEBCD01E8044CECA4E896A2C12DC32FZ"/>
      <w:r>
        <w:fldChar w:fldCharType="separate"/>
      </w:r>
      <w:bookmarkEnd w:id="87"/>
      <w:r w:rsidRPr="7AFFD49A">
        <w:rPr>
          <w:rStyle w:val="Mention"/>
          <w:noProof/>
        </w:rPr>
        <w:t>@PAZDERA, ADOLFO NICOLAS</w:t>
      </w:r>
      <w:r>
        <w:fldChar w:fldCharType="end"/>
      </w:r>
      <w:r>
        <w:t xml:space="preserve"> texto agregado</w:t>
      </w:r>
      <w:r>
        <w:rPr>
          <w:rStyle w:val="CommentReference"/>
        </w:rPr>
        <w:annotationRef/>
      </w:r>
    </w:p>
  </w:comment>
  <w:comment w:id="88" w:author="PAZDERA, ADOLFO NICOLAS" w:date="2023-05-08T11:42:00Z" w:initials="PN">
    <w:p w14:paraId="52F682EC" w14:textId="30439F64" w:rsidR="001F2BB6" w:rsidRDefault="001F2BB6">
      <w:pPr>
        <w:pStyle w:val="CommentText"/>
      </w:pPr>
      <w:r>
        <w:t>Seria deseable que el error aparezca en una columna del ALV. Es posible?</w:t>
      </w:r>
      <w:r>
        <w:rPr>
          <w:rStyle w:val="CommentReference"/>
        </w:rPr>
        <w:annotationRef/>
      </w:r>
    </w:p>
  </w:comment>
  <w:comment w:id="89" w:author="CARVAJAL ROMERO, FRANCISCO PABLO (Servicio Externo en YPF)" w:date="2023-05-08T12:12:00Z" w:initials="CY">
    <w:p w14:paraId="76D13CA8" w14:textId="7F4302B9" w:rsidR="001F2BB6" w:rsidRDefault="001F2BB6">
      <w:pPr>
        <w:pStyle w:val="CommentText"/>
      </w:pPr>
      <w:r>
        <w:fldChar w:fldCharType="begin"/>
      </w:r>
      <w:r>
        <w:instrText xml:space="preserve"> HYPERLINK "mailto:RY29137@grupo.ypf.com"</w:instrText>
      </w:r>
      <w:bookmarkStart w:id="90" w:name="_@_9AA38CBAB5434C06A606CD353A43E071Z"/>
      <w:r>
        <w:fldChar w:fldCharType="separate"/>
      </w:r>
      <w:bookmarkEnd w:id="90"/>
      <w:r w:rsidRPr="7AFFD49A">
        <w:rPr>
          <w:rStyle w:val="Mention"/>
          <w:noProof/>
        </w:rPr>
        <w:t>@PAZDERA, ADOLFO NICOLAS</w:t>
      </w:r>
      <w:r>
        <w:fldChar w:fldCharType="end"/>
      </w:r>
      <w:r>
        <w:t xml:space="preserve"> OK</w:t>
      </w:r>
      <w:r>
        <w:rPr>
          <w:rStyle w:val="CommentReference"/>
        </w:rPr>
        <w:annotationRef/>
      </w:r>
    </w:p>
  </w:comment>
  <w:comment w:id="92" w:author="PAZDERA, ADOLFO NICOLAS" w:date="2023-05-08T11:45:00Z" w:initials="PN">
    <w:p w14:paraId="1BF911E9" w14:textId="43F01837" w:rsidR="001F2BB6" w:rsidRDefault="001F2BB6">
      <w:pPr>
        <w:pStyle w:val="CommentText"/>
      </w:pPr>
      <w:r>
        <w:t>No es necesario un log adicional por la SLG1.</w:t>
      </w:r>
      <w:r>
        <w:rPr>
          <w:rStyle w:val="CommentReference"/>
        </w:rPr>
        <w:annotationRef/>
      </w:r>
    </w:p>
  </w:comment>
  <w:comment w:id="91" w:author="CARVAJAL ROMERO, FRANCISCO PABLO (Servicio Externo en YPF)" w:date="2023-05-08T12:17:00Z" w:initials="CY">
    <w:p w14:paraId="7DE47AF6" w14:textId="35AEF4DD" w:rsidR="001F2BB6" w:rsidRDefault="001F2BB6">
      <w:pPr>
        <w:pStyle w:val="CommentText"/>
      </w:pPr>
      <w:r>
        <w:fldChar w:fldCharType="begin"/>
      </w:r>
      <w:r>
        <w:instrText xml:space="preserve"> HYPERLINK "mailto:RY29137@grupo.ypf.com"</w:instrText>
      </w:r>
      <w:bookmarkStart w:id="93" w:name="_@_C2C0E0B4C760495199375E922444351FZ"/>
      <w:r>
        <w:fldChar w:fldCharType="separate"/>
      </w:r>
      <w:bookmarkEnd w:id="93"/>
      <w:r w:rsidRPr="7C0C8D19">
        <w:rPr>
          <w:rStyle w:val="Mention"/>
          <w:noProof/>
        </w:rPr>
        <w:t>@PAZDERA, ADOLFO NICOLAS</w:t>
      </w:r>
      <w:r>
        <w:fldChar w:fldCharType="end"/>
      </w:r>
      <w:r>
        <w:t xml:space="preserve"> texto corregido</w:t>
      </w:r>
      <w:r>
        <w:rPr>
          <w:rStyle w:val="CommentReference"/>
        </w:rPr>
        <w:annotationRef/>
      </w:r>
    </w:p>
  </w:comment>
  <w:comment w:id="95" w:author="PAZDERA, ADOLFO NICOLAS" w:date="2023-05-08T11:53:00Z" w:initials="PN">
    <w:p w14:paraId="31A50C51" w14:textId="014B1204" w:rsidR="001F2BB6" w:rsidRDefault="001F2BB6">
      <w:pPr>
        <w:pStyle w:val="CommentText"/>
      </w:pPr>
      <w:r>
        <w:t>En el LOG.111 se define el layout del remito para carbon.</w:t>
      </w:r>
      <w:r>
        <w:rPr>
          <w:rStyle w:val="CommentReference"/>
        </w:rPr>
        <w:annotationRef/>
      </w:r>
    </w:p>
    <w:p w14:paraId="3F2BF3C0" w14:textId="064B776A" w:rsidR="001F2BB6" w:rsidRDefault="001F2BB6">
      <w:pPr>
        <w:pStyle w:val="CommentText"/>
      </w:pPr>
      <w:r>
        <w:t>En este GAP es necesario detallar el mensaje de impresión y como se imprimirá de manera automática (salida por impresora de red por defecto, segun secuencia de acceso) o si el usuario tiene configurada la impresora local, lo hará manualmente desde la SP02 - Spool.</w:t>
      </w:r>
    </w:p>
  </w:comment>
  <w:comment w:id="94" w:author="CARVAJAL ROMERO, FRANCISCO PABLO (Servicio Externo en YPF)" w:date="2023-05-08T12:25:00Z" w:initials="CY">
    <w:p w14:paraId="2E220E63" w14:textId="34947912" w:rsidR="001F2BB6" w:rsidRDefault="001F2BB6">
      <w:pPr>
        <w:pStyle w:val="CommentText"/>
      </w:pPr>
      <w:r>
        <w:fldChar w:fldCharType="begin"/>
      </w:r>
      <w:r>
        <w:instrText xml:space="preserve"> HYPERLINK "mailto:RY29137@grupo.ypf.com"</w:instrText>
      </w:r>
      <w:bookmarkStart w:id="96" w:name="_@_55469FEE2A474DC2BAB33508FB206BFAZ"/>
      <w:r>
        <w:fldChar w:fldCharType="separate"/>
      </w:r>
      <w:bookmarkEnd w:id="96"/>
      <w:r w:rsidRPr="31757433">
        <w:rPr>
          <w:rStyle w:val="Mention"/>
          <w:noProof/>
        </w:rPr>
        <w:t>@PAZDERA, ADOLFO NICOLAS</w:t>
      </w:r>
      <w:r>
        <w:fldChar w:fldCharType="end"/>
      </w:r>
      <w:r>
        <w:t xml:space="preserve"> texto corregido</w:t>
      </w:r>
      <w:r>
        <w:rPr>
          <w:rStyle w:val="CommentReference"/>
        </w:rPr>
        <w:annotationRef/>
      </w:r>
    </w:p>
  </w:comment>
  <w:comment w:id="103" w:author="PAZDERA, ADOLFO NICOLAS" w:date="2023-05-08T11:49:00Z" w:initials="PN">
    <w:p w14:paraId="6ED93940" w14:textId="621FC2AE" w:rsidR="001F2BB6" w:rsidRDefault="001F2BB6">
      <w:pPr>
        <w:pStyle w:val="CommentText"/>
      </w:pPr>
      <w:r>
        <w:t xml:space="preserve">No es necesario el log en la SLG1. </w:t>
      </w:r>
      <w:r>
        <w:rPr>
          <w:rStyle w:val="CommentReference"/>
        </w:rPr>
        <w:annotationRef/>
      </w:r>
    </w:p>
  </w:comment>
  <w:comment w:id="102" w:author="CARVAJAL ROMERO, FRANCISCO PABLO (Servicio Externo en YPF)" w:date="2023-05-08T12:28:00Z" w:initials="CY">
    <w:p w14:paraId="05C2A8F9" w14:textId="5C7D4AF5" w:rsidR="001F2BB6" w:rsidRDefault="001F2BB6">
      <w:pPr>
        <w:pStyle w:val="CommentText"/>
      </w:pPr>
      <w:r>
        <w:fldChar w:fldCharType="begin"/>
      </w:r>
      <w:r>
        <w:instrText xml:space="preserve"> HYPERLINK "mailto:RY29137@grupo.ypf.com"</w:instrText>
      </w:r>
      <w:bookmarkStart w:id="104" w:name="_@_F70BAE37ACB34ED78BF4004804F7208EZ"/>
      <w:r>
        <w:fldChar w:fldCharType="separate"/>
      </w:r>
      <w:bookmarkEnd w:id="104"/>
      <w:r w:rsidRPr="31757433">
        <w:rPr>
          <w:rStyle w:val="Mention"/>
          <w:noProof/>
        </w:rPr>
        <w:t>@PAZDERA, ADOLFO NICOLAS</w:t>
      </w:r>
      <w:r>
        <w:fldChar w:fldCharType="end"/>
      </w:r>
      <w:r>
        <w:t xml:space="preserve"> Texto corregido</w:t>
      </w:r>
      <w:r>
        <w:rPr>
          <w:rStyle w:val="CommentReference"/>
        </w:rPr>
        <w:annotationRef/>
      </w:r>
    </w:p>
  </w:comment>
  <w:comment w:id="144" w:author="PASTORIZA, CARLOS ANTONIO" w:date="2023-05-30T12:02:00Z" w:initials="PCA">
    <w:p w14:paraId="42DFA423" w14:textId="326096C9" w:rsidR="0028538B" w:rsidRDefault="0028538B">
      <w:pPr>
        <w:pStyle w:val="CommentText"/>
      </w:pPr>
      <w:r>
        <w:rPr>
          <w:rStyle w:val="CommentReference"/>
        </w:rPr>
        <w:annotationRef/>
      </w:r>
      <w:r>
        <w:fldChar w:fldCharType="begin"/>
      </w:r>
      <w:r>
        <w:instrText xml:space="preserve"> HYPERLINK "mailto:francisco.p.carvajal@set.ypf.com" </w:instrText>
      </w:r>
      <w:bookmarkStart w:id="145" w:name="_@_97CA00E2F04E49FE8A1E64106969B199Z"/>
      <w:r>
        <w:rPr>
          <w:rStyle w:val="Mention"/>
        </w:rPr>
        <w:fldChar w:fldCharType="separate"/>
      </w:r>
      <w:bookmarkEnd w:id="145"/>
      <w:r w:rsidRPr="0028538B">
        <w:rPr>
          <w:rStyle w:val="Mention"/>
          <w:noProof/>
        </w:rPr>
        <w:t>@CARVAJAL ROMERO, FRANCISCO PABLO (Servicio Externo en YPF)</w:t>
      </w:r>
      <w:r>
        <w:fldChar w:fldCharType="end"/>
      </w:r>
      <w:r>
        <w:t xml:space="preserve"> Como seria la ejecución de la descarga, ósea la confirmación de los ticket?</w:t>
      </w:r>
    </w:p>
  </w:comment>
  <w:comment w:id="146" w:author="LEONARDO ALBERTO TEVES" w:date="2023-06-07T00:42:00Z" w:initials="LAT">
    <w:p w14:paraId="73381C4E" w14:textId="77777777" w:rsidR="00C80605" w:rsidRDefault="00C80605">
      <w:pPr>
        <w:pStyle w:val="CommentText"/>
      </w:pPr>
      <w:r>
        <w:rPr>
          <w:rStyle w:val="CommentReference"/>
        </w:rPr>
        <w:annotationRef/>
      </w:r>
      <w:r>
        <w:t xml:space="preserve">Las nominaciones son por tren? O pueden ser utilizadas por varias formaciones? Si es el primer caso, cuando se cierra la posición de la nominación? No se usa el tilde de cerrar posición de nominación? </w:t>
      </w:r>
    </w:p>
    <w:p w14:paraId="17B839DC" w14:textId="5365609C" w:rsidR="00C80605" w:rsidRDefault="00C80605">
      <w:pPr>
        <w:pStyle w:val="CommentText"/>
      </w:pPr>
    </w:p>
  </w:comment>
  <w:comment w:id="147" w:author="PAZDERA, ADOLFO NICOLAS" w:date="2023-06-09T02:21:00Z" w:initials="PN">
    <w:p w14:paraId="186B3B40" w14:textId="00AAA820" w:rsidR="1045106C" w:rsidRDefault="1045106C">
      <w:r>
        <w:fldChar w:fldCharType="begin"/>
      </w:r>
      <w:r>
        <w:instrText xml:space="preserve"> HYPERLINK "mailto:SE31114@grupo.ypf.com"</w:instrText>
      </w:r>
      <w:bookmarkStart w:id="149" w:name="_@_F946B8FCAC7F4C17932C0494BB333095Z"/>
      <w:r>
        <w:fldChar w:fldCharType="separate"/>
      </w:r>
      <w:bookmarkEnd w:id="149"/>
      <w:r w:rsidRPr="1045106C">
        <w:rPr>
          <w:noProof/>
        </w:rPr>
        <w:t>@CARVAJAL ROMERO, FRANCISCO PABLO (Servicio Externo en YPF)</w:t>
      </w:r>
      <w:r>
        <w:fldChar w:fldCharType="end"/>
      </w:r>
      <w:r>
        <w:t xml:space="preserve"> PVI.</w:t>
      </w:r>
      <w:r>
        <w:annotationRef/>
      </w:r>
    </w:p>
  </w:comment>
  <w:comment w:id="148" w:author="CARVAJAL ROMERO, FRANCISCO PABLO (Servicio Externo en YPF)" w:date="2023-06-09T11:53:00Z" w:initials="CY">
    <w:p w14:paraId="0DBDDCE9" w14:textId="1A0F3EDF" w:rsidR="3B5BE589" w:rsidRDefault="3B5BE589">
      <w:pPr>
        <w:pStyle w:val="CommentText"/>
      </w:pPr>
      <w:r>
        <w:t xml:space="preserve">El cierre de la Nominación se determina de manera automática al cumplirse la totalidad o % de tolerancia permitida de la confirmación de la cantidad del item. </w:t>
      </w:r>
      <w:r>
        <w:rPr>
          <w:rStyle w:val="CommentReference"/>
        </w:rPr>
        <w:annotationRef/>
      </w:r>
    </w:p>
    <w:p w14:paraId="78DE6656" w14:textId="7B232533" w:rsidR="3B5BE589" w:rsidRDefault="3B5BE589">
      <w:pPr>
        <w:pStyle w:val="CommentText"/>
      </w:pPr>
      <w:r>
        <w:t xml:space="preserve"> Ejemplo si con el primer tren no se llego a completar los kilos planificados , si tengo la opción de usar el tilde para cerrar la nominación. De lo contrario de cerraría de forma automática en el segundo Tren y si con este tampoco de llegara , tengo la la opción de usar el tilde.  </w:t>
      </w:r>
    </w:p>
  </w:comment>
  <w:comment w:id="150" w:author="PAZDERA, ADOLFO NICOLAS" w:date="2023-05-08T11:33:00Z" w:initials="PN">
    <w:p w14:paraId="15D2E934" w14:textId="77777777" w:rsidR="001F2BB6" w:rsidRDefault="001F2BB6" w:rsidP="003363EE">
      <w:pPr>
        <w:pStyle w:val="CommentText"/>
      </w:pPr>
      <w:r>
        <w:t>Comentar que este campo es de carga opcional. Si no se completara, el sistema igualmente por standard, va a generar el ticket sin este dato.</w:t>
      </w:r>
      <w:r>
        <w:rPr>
          <w:rStyle w:val="CommentReference"/>
        </w:rPr>
        <w:annotationRef/>
      </w:r>
    </w:p>
    <w:p w14:paraId="57491A86" w14:textId="77777777" w:rsidR="001F2BB6" w:rsidRDefault="001F2BB6" w:rsidP="003363EE">
      <w:pPr>
        <w:pStyle w:val="CommentText"/>
      </w:pPr>
    </w:p>
    <w:p w14:paraId="2A8B6E15" w14:textId="77777777" w:rsidR="001F2BB6" w:rsidRDefault="001F2BB6" w:rsidP="003363EE">
      <w:pPr>
        <w:pStyle w:val="CommentText"/>
      </w:pPr>
      <w:r>
        <w:t>Asimismo, agregar la necesidade de que el programa convierta en mayusculas este dato alfanumerico (en F1 nos encontramos con dificultades si este texto no estaba en mayuscula).</w:t>
      </w:r>
    </w:p>
  </w:comment>
  <w:comment w:id="151" w:author="CARVAJAL ROMERO, FRANCISCO PABLO (Servicio Externo en YPF)" w:date="2023-05-08T14:28:00Z" w:initials="CY">
    <w:p w14:paraId="420AE895" w14:textId="77777777" w:rsidR="001F2BB6" w:rsidRDefault="00000000" w:rsidP="003363EE">
      <w:pPr>
        <w:pStyle w:val="CommentText"/>
      </w:pPr>
      <w:hyperlink r:id="rId1" w:history="1">
        <w:r w:rsidR="001F2BB6" w:rsidRPr="0F241ED1">
          <w:rPr>
            <w:rStyle w:val="Mention"/>
            <w:noProof/>
          </w:rPr>
          <w:t>@PAZDERA, ADOLFO NICOLAS</w:t>
        </w:r>
      </w:hyperlink>
      <w:r w:rsidR="001F2BB6">
        <w:t xml:space="preserve"> Texto agregado</w:t>
      </w:r>
      <w:r w:rsidR="001F2BB6">
        <w:rPr>
          <w:rStyle w:val="CommentReference"/>
        </w:rPr>
        <w:annotationRef/>
      </w:r>
    </w:p>
  </w:comment>
  <w:comment w:id="152" w:author="PASTORIZA, CARLOS ANTONIO" w:date="2023-05-08T11:33:00Z" w:initials="PCA">
    <w:p w14:paraId="37896483" w14:textId="77777777" w:rsidR="001F2BB6" w:rsidRDefault="001F2BB6" w:rsidP="003363EE">
      <w:pPr>
        <w:pStyle w:val="CommentText"/>
      </w:pPr>
      <w:r>
        <w:rPr>
          <w:rStyle w:val="CommentReference"/>
        </w:rPr>
        <w:annotationRef/>
      </w:r>
      <w:r>
        <w:t>Cambiar por cantidad Neta</w:t>
      </w:r>
    </w:p>
  </w:comment>
  <w:comment w:id="153" w:author="CARVAJAL ROMERO, FRANCISCO PABLO (Servicio Externo en YPF)" w:date="2023-05-08T12:01:00Z" w:initials="CY">
    <w:p w14:paraId="2CE1BAE6" w14:textId="77777777" w:rsidR="001F2BB6" w:rsidRDefault="00000000" w:rsidP="003363EE">
      <w:pPr>
        <w:pStyle w:val="CommentText"/>
      </w:pPr>
      <w:hyperlink r:id="rId2" w:history="1">
        <w:r w:rsidR="001F2BB6" w:rsidRPr="7AFFD49A">
          <w:rPr>
            <w:rStyle w:val="Mention"/>
            <w:noProof/>
          </w:rPr>
          <w:t>@PASTORIZA, CARLOS ANTONIO</w:t>
        </w:r>
      </w:hyperlink>
      <w:r w:rsidR="001F2BB6">
        <w:t xml:space="preserve"> Corregido</w:t>
      </w:r>
      <w:r w:rsidR="001F2BB6">
        <w:rPr>
          <w:rStyle w:val="CommentReference"/>
        </w:rPr>
        <w:annotationRef/>
      </w:r>
    </w:p>
  </w:comment>
  <w:comment w:id="154" w:author="PAZDERA, ADOLFO NICOLAS" w:date="2023-05-08T11:33:00Z" w:initials="PN">
    <w:p w14:paraId="15B6F35D" w14:textId="77777777" w:rsidR="001F2BB6" w:rsidRDefault="001F2BB6" w:rsidP="00937F4C">
      <w:pPr>
        <w:pStyle w:val="CommentText"/>
      </w:pPr>
      <w:r>
        <w:t>Comentar que este campo es de carga opcional. Si no se completara, el sistema igualmente por standard, va a generar el ticket sin este dato.</w:t>
      </w:r>
      <w:r>
        <w:rPr>
          <w:rStyle w:val="CommentReference"/>
        </w:rPr>
        <w:annotationRef/>
      </w:r>
    </w:p>
    <w:p w14:paraId="26A2FCFF" w14:textId="77777777" w:rsidR="001F2BB6" w:rsidRDefault="001F2BB6" w:rsidP="00937F4C">
      <w:pPr>
        <w:pStyle w:val="CommentText"/>
      </w:pPr>
    </w:p>
    <w:p w14:paraId="55D07DAE" w14:textId="77777777" w:rsidR="001F2BB6" w:rsidRDefault="001F2BB6" w:rsidP="00937F4C">
      <w:pPr>
        <w:pStyle w:val="CommentText"/>
      </w:pPr>
      <w:r>
        <w:t>Asimismo, agregar la necesidade de que el programa convierta en mayusculas este dato alfanumerico (en F1 nos encontramos con dificultades si este texto no estaba en mayuscula).</w:t>
      </w:r>
    </w:p>
  </w:comment>
  <w:comment w:id="155" w:author="PASTORIZA, CARLOS ANTONIO" w:date="2023-05-08T11:33:00Z" w:initials="PCA">
    <w:p w14:paraId="116AFB7E" w14:textId="77777777" w:rsidR="001F2BB6" w:rsidRDefault="001F2BB6" w:rsidP="00DB225B">
      <w:pPr>
        <w:pStyle w:val="CommentText"/>
      </w:pPr>
      <w:r>
        <w:rPr>
          <w:rStyle w:val="CommentReference"/>
        </w:rPr>
        <w:annotationRef/>
      </w:r>
      <w:r>
        <w:t>Cambiar por cantidad Neta</w:t>
      </w:r>
    </w:p>
  </w:comment>
  <w:comment w:id="156" w:author="PAZDERA, ADOLFO NICOLAS" w:date="2023-05-08T11:36:00Z" w:initials="PN">
    <w:p w14:paraId="7E322E8B" w14:textId="77777777" w:rsidR="001F2BB6" w:rsidRDefault="001F2BB6" w:rsidP="00F936BA">
      <w:pPr>
        <w:pStyle w:val="CommentText"/>
      </w:pPr>
      <w:r>
        <w:t>Solo a modo informativo: la cantidad total de vagones deber ser igual o menor que la cantidad planificada en la nominacion.</w:t>
      </w:r>
      <w:r>
        <w:rPr>
          <w:rStyle w:val="CommentReference"/>
        </w:rPr>
        <w:annotationRef/>
      </w:r>
    </w:p>
  </w:comment>
  <w:comment w:id="157" w:author="CARVAJAL ROMERO, FRANCISCO PABLO (Servicio Externo en YPF)" w:date="2023-05-08T12:08:00Z" w:initials="CY">
    <w:p w14:paraId="66308347" w14:textId="77777777" w:rsidR="001F2BB6" w:rsidRDefault="00000000" w:rsidP="00F936BA">
      <w:pPr>
        <w:pStyle w:val="CommentText"/>
      </w:pPr>
      <w:hyperlink r:id="rId3" w:history="1">
        <w:r w:rsidR="001F2BB6" w:rsidRPr="7AFFD49A">
          <w:rPr>
            <w:rStyle w:val="Mention"/>
            <w:noProof/>
          </w:rPr>
          <w:t>@PAZDERA, ADOLFO NICOLAS</w:t>
        </w:r>
      </w:hyperlink>
      <w:r w:rsidR="001F2BB6">
        <w:t xml:space="preserve"> texto agregado</w:t>
      </w:r>
      <w:r w:rsidR="001F2BB6">
        <w:rPr>
          <w:rStyle w:val="CommentReference"/>
        </w:rPr>
        <w:annotationRef/>
      </w:r>
    </w:p>
  </w:comment>
  <w:comment w:id="158" w:author="PAZDERA, ADOLFO NICOLAS" w:date="2023-05-08T11:42:00Z" w:initials="PN">
    <w:p w14:paraId="26FFE65B" w14:textId="77777777" w:rsidR="001F2BB6" w:rsidRDefault="001F2BB6" w:rsidP="009F0E52">
      <w:pPr>
        <w:pStyle w:val="CommentText"/>
      </w:pPr>
      <w:r>
        <w:t>Seria deseable que el error aparezca en una columna del ALV. Es posible?</w:t>
      </w:r>
      <w:r>
        <w:rPr>
          <w:rStyle w:val="CommentReference"/>
        </w:rPr>
        <w:annotationRef/>
      </w:r>
    </w:p>
  </w:comment>
  <w:comment w:id="159" w:author="CARVAJAL ROMERO, FRANCISCO PABLO (Servicio Externo en YPF)" w:date="2023-05-08T12:12:00Z" w:initials="CY">
    <w:p w14:paraId="42350128" w14:textId="77777777" w:rsidR="001F2BB6" w:rsidRDefault="00000000" w:rsidP="009F0E52">
      <w:pPr>
        <w:pStyle w:val="CommentText"/>
      </w:pPr>
      <w:hyperlink r:id="rId4" w:history="1">
        <w:r w:rsidR="001F2BB6" w:rsidRPr="7AFFD49A">
          <w:rPr>
            <w:rStyle w:val="Mention"/>
            <w:noProof/>
          </w:rPr>
          <w:t>@PAZDERA, ADOLFO NICOLAS</w:t>
        </w:r>
      </w:hyperlink>
      <w:r w:rsidR="001F2BB6">
        <w:t xml:space="preserve"> OK</w:t>
      </w:r>
      <w:r w:rsidR="001F2BB6">
        <w:rPr>
          <w:rStyle w:val="CommentReference"/>
        </w:rPr>
        <w:annotationRef/>
      </w:r>
    </w:p>
  </w:comment>
  <w:comment w:id="161" w:author="PAZDERA, ADOLFO NICOLAS" w:date="2023-05-08T11:45:00Z" w:initials="PN">
    <w:p w14:paraId="3810EF9F" w14:textId="77777777" w:rsidR="001F2BB6" w:rsidRDefault="001F2BB6" w:rsidP="00994D01">
      <w:pPr>
        <w:pStyle w:val="CommentText"/>
      </w:pPr>
      <w:r>
        <w:t>No es necesario un log adicional por la SLG1.</w:t>
      </w:r>
      <w:r>
        <w:rPr>
          <w:rStyle w:val="CommentReference"/>
        </w:rPr>
        <w:annotationRef/>
      </w:r>
    </w:p>
  </w:comment>
  <w:comment w:id="160" w:author="CARVAJAL ROMERO, FRANCISCO PABLO (Servicio Externo en YPF)" w:date="2023-05-08T12:17:00Z" w:initials="CY">
    <w:p w14:paraId="7CC578E1" w14:textId="77777777" w:rsidR="001F2BB6" w:rsidRDefault="00000000" w:rsidP="00994D01">
      <w:pPr>
        <w:pStyle w:val="CommentText"/>
      </w:pPr>
      <w:hyperlink r:id="rId5" w:history="1">
        <w:r w:rsidR="001F2BB6" w:rsidRPr="7C0C8D19">
          <w:rPr>
            <w:rStyle w:val="Mention"/>
            <w:noProof/>
          </w:rPr>
          <w:t>@PAZDERA, ADOLFO NICOLAS</w:t>
        </w:r>
      </w:hyperlink>
      <w:r w:rsidR="001F2BB6">
        <w:t xml:space="preserve"> texto corregido</w:t>
      </w:r>
      <w:r w:rsidR="001F2BB6">
        <w:rPr>
          <w:rStyle w:val="CommentReference"/>
        </w:rPr>
        <w:annotationRef/>
      </w:r>
    </w:p>
  </w:comment>
  <w:comment w:id="215" w:author="GIMENEZ, DIEGO DANIEL (Servicio Externo en YPF)" w:date="2023-06-13T13:46:00Z" w:initials="GY">
    <w:p w14:paraId="075FDD04" w14:textId="5CCDCCDF" w:rsidR="68092084" w:rsidRDefault="68092084">
      <w:r>
        <w:t xml:space="preserve">es necesario agregar explisitamente el nombre de la app Z a desarrollar </w:t>
      </w:r>
      <w:r>
        <w:annotationRef/>
      </w:r>
      <w:r>
        <w:annotationRef/>
      </w:r>
    </w:p>
  </w:comment>
  <w:comment w:id="216" w:author="CARVAJAL ROMERO, FRANCISCO PABLO (Servicio Externo en YPF)" w:date="2023-06-14T16:54:00Z" w:initials="CY">
    <w:p w14:paraId="3BF3F212" w14:textId="2B812B0F" w:rsidR="3AE31BA4" w:rsidRDefault="3AE31BA4">
      <w:r>
        <w:t xml:space="preserve">Se coloco el nombre solicitado según buenas practicas ABAP  </w:t>
      </w:r>
      <w:r>
        <w:annotationRef/>
      </w:r>
    </w:p>
  </w:comment>
  <w:comment w:id="217" w:author="CARVAJAL ROMERO, FRANCISCO PABLO (Servicio Externo en YPF)" w:date="2023-06-14T16:59:00Z" w:initials="CY">
    <w:p w14:paraId="57E89A44" w14:textId="0E069704" w:rsidR="3AE31BA4" w:rsidRDefault="3AE31BA4">
      <w:r>
        <w:fldChar w:fldCharType="begin"/>
      </w:r>
      <w:r>
        <w:instrText xml:space="preserve"> HYPERLINK "mailto:SE34718@grupo.ypf.com"</w:instrText>
      </w:r>
      <w:bookmarkStart w:id="218" w:name="_@_184B3A8846EB4B25AB4B1F5A207830D4Z"/>
      <w:r>
        <w:fldChar w:fldCharType="separate"/>
      </w:r>
      <w:bookmarkEnd w:id="218"/>
      <w:r w:rsidRPr="3AE31BA4">
        <w:rPr>
          <w:noProof/>
        </w:rPr>
        <w:t>@GIMENEZ, DIEGO DANIEL (Servicio Externo en YPF)</w:t>
      </w:r>
      <w:r>
        <w:fldChar w:fldCharType="end"/>
      </w:r>
      <w:r>
        <w:t xml:space="preserve"> se coloco el nombre ZPAD060_TKTmasivo , gracias </w:t>
      </w:r>
      <w:r>
        <w:annotationRef/>
      </w:r>
    </w:p>
  </w:comment>
  <w:comment w:id="240" w:author="PASTORIZA, CARLOS ANTONIO" w:date="2023-05-30T12:04:00Z" w:initials="PCA">
    <w:p w14:paraId="01D432AA" w14:textId="263801FB" w:rsidR="00137BED" w:rsidRDefault="00137BED">
      <w:pPr>
        <w:pStyle w:val="CommentText"/>
      </w:pPr>
      <w:r>
        <w:rPr>
          <w:rStyle w:val="CommentReference"/>
        </w:rPr>
        <w:annotationRef/>
      </w:r>
      <w:r>
        <w:t>Falta el caso de la confirmación de ticket en la descarga.</w:t>
      </w:r>
    </w:p>
  </w:comment>
  <w:comment w:id="241" w:author="CARVAJAL ROMERO, FRANCISCO PABLO (Servicio Externo en YPF)" w:date="2023-06-01T18:11:00Z" w:initials="CY">
    <w:p w14:paraId="03EE4DCE" w14:textId="731D0DB5" w:rsidR="78FC99BA" w:rsidRDefault="78FC99BA">
      <w:r>
        <w:fldChar w:fldCharType="begin"/>
      </w:r>
      <w:r>
        <w:instrText xml:space="preserve"> HYPERLINK "mailto:RY07884@grupo.ypf.com"</w:instrText>
      </w:r>
      <w:bookmarkStart w:id="245" w:name="_@_6FC52707273B4AABB4CEA7C1AC0563E6Z"/>
      <w:r>
        <w:fldChar w:fldCharType="separate"/>
      </w:r>
      <w:bookmarkEnd w:id="245"/>
      <w:r w:rsidRPr="78FC99BA">
        <w:rPr>
          <w:noProof/>
        </w:rPr>
        <w:t>@PASTORIZA, CARLOS ANTONIO</w:t>
      </w:r>
      <w:r>
        <w:fldChar w:fldCharType="end"/>
      </w:r>
      <w:r>
        <w:t xml:space="preserve"> se hizo una Call y se le respondieron las consultas y se acordó hacer una prueba mas. con vagones y trenes incompletos</w:t>
      </w:r>
      <w:r>
        <w:annotationRef/>
      </w:r>
    </w:p>
  </w:comment>
  <w:comment w:id="242" w:author="LEONARDO ALBERTO TEVES" w:date="2023-06-07T00:38:00Z" w:initials="LAT">
    <w:p w14:paraId="5DA78A58" w14:textId="33746042" w:rsidR="00C70C21" w:rsidRDefault="00C70C21">
      <w:pPr>
        <w:pStyle w:val="CommentText"/>
      </w:pPr>
      <w:r>
        <w:rPr>
          <w:rStyle w:val="CommentReference"/>
        </w:rPr>
        <w:annotationRef/>
      </w:r>
      <w:r>
        <w:t xml:space="preserve"> </w:t>
      </w:r>
    </w:p>
  </w:comment>
  <w:comment w:id="243" w:author="LEONARDO ALBERTO TEVES" w:date="2023-06-07T00:44:00Z" w:initials="LAT">
    <w:p w14:paraId="3725AEB7" w14:textId="6863CD79" w:rsidR="00A82885" w:rsidRDefault="00A82885">
      <w:pPr>
        <w:pStyle w:val="CommentText"/>
      </w:pPr>
      <w:r>
        <w:rPr>
          <w:rStyle w:val="CommentReference"/>
        </w:rPr>
        <w:annotationRef/>
      </w:r>
      <w:r>
        <w:t xml:space="preserve">El plan de pruebas deberia incluir todas las validaciones a implementar. No solamente los casos de negocio. Sino, como corroboramos el correcto funcionamiento de las mismas. </w:t>
      </w:r>
    </w:p>
  </w:comment>
  <w:comment w:id="244" w:author="CARVAJAL ROMERO, FRANCISCO PABLO (Servicio Externo en YPF)" w:date="2023-06-07T10:37:00Z" w:initials="CY">
    <w:p w14:paraId="66949AAB" w14:textId="73CD69C9" w:rsidR="751A3E49" w:rsidRDefault="751A3E49">
      <w:r>
        <w:fldChar w:fldCharType="begin"/>
      </w:r>
      <w:r>
        <w:instrText xml:space="preserve"> HYPERLINK "mailto:RY08327@grupo.ypf.com"</w:instrText>
      </w:r>
      <w:bookmarkStart w:id="246" w:name="_@_19A022450C38452B83807DB270842C48Z"/>
      <w:r>
        <w:fldChar w:fldCharType="separate"/>
      </w:r>
      <w:bookmarkEnd w:id="246"/>
      <w:r w:rsidRPr="751A3E49">
        <w:rPr>
          <w:noProof/>
        </w:rPr>
        <w:t>@TEVES, LEONARDO ALBERTO</w:t>
      </w:r>
      <w:r>
        <w:fldChar w:fldCharType="end"/>
      </w:r>
      <w:r>
        <w:t xml:space="preserve"> se agrego la aclaración sobre las pruebas a realizar, muchas gracias</w:t>
      </w:r>
      <w:r>
        <w:annotationRef/>
      </w:r>
    </w:p>
  </w:comment>
  <w:comment w:id="251" w:author="PAZDERA, ADOLFO NICOLAS" w:date="2023-05-08T11:51:00Z" w:initials="PN">
    <w:p w14:paraId="33F69CBD" w14:textId="7B3F9A56" w:rsidR="001F2BB6" w:rsidRDefault="001F2BB6">
      <w:pPr>
        <w:pStyle w:val="CommentText"/>
      </w:pPr>
      <w:r>
        <w:t>Agregar paso de creación de ticket para carga de vagones (pos 10 de nominación) y otro paso para descarga de vagones (pos 20 de nominación).</w:t>
      </w:r>
      <w:r>
        <w:rPr>
          <w:rStyle w:val="CommentReference"/>
        </w:rPr>
        <w:annotationRef/>
      </w:r>
    </w:p>
    <w:p w14:paraId="639CC3C1" w14:textId="7EE51BCC" w:rsidR="001F2BB6" w:rsidRDefault="001F2BB6">
      <w:pPr>
        <w:pStyle w:val="CommentText"/>
      </w:pPr>
      <w:r>
        <w:t>Agregar también prueba de salida de remitos (impresión automática)</w:t>
      </w:r>
    </w:p>
  </w:comment>
  <w:comment w:id="252" w:author="CARVAJAL ROMERO, FRANCISCO PABLO (Servicio Externo en YPF)" w:date="2023-05-08T12:34:00Z" w:initials="CY">
    <w:p w14:paraId="52E75109" w14:textId="561B7D36" w:rsidR="001F2BB6" w:rsidRDefault="001F2BB6">
      <w:pPr>
        <w:pStyle w:val="CommentText"/>
      </w:pPr>
      <w:r>
        <w:fldChar w:fldCharType="begin"/>
      </w:r>
      <w:r>
        <w:instrText xml:space="preserve"> HYPERLINK "mailto:RY29137@grupo.ypf.com"</w:instrText>
      </w:r>
      <w:bookmarkStart w:id="253" w:name="_@_3D98034AE00E46FB9E9CD120B9D15FB3Z"/>
      <w:r>
        <w:fldChar w:fldCharType="separate"/>
      </w:r>
      <w:bookmarkEnd w:id="253"/>
      <w:r w:rsidRPr="31757433">
        <w:rPr>
          <w:rStyle w:val="Mention"/>
          <w:noProof/>
        </w:rPr>
        <w:t>@PAZDERA, ADOLFO NICOLAS</w:t>
      </w:r>
      <w:r>
        <w:fldChar w:fldCharType="end"/>
      </w:r>
      <w:r>
        <w:t xml:space="preserve"> texto agregado</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83A4A2" w15:done="1"/>
  <w15:commentEx w15:paraId="4073D56B" w15:done="1"/>
  <w15:commentEx w15:paraId="126C5214" w15:paraIdParent="4073D56B" w15:done="1"/>
  <w15:commentEx w15:paraId="79FACD05" w15:done="1"/>
  <w15:commentEx w15:paraId="714FEEDD" w15:paraIdParent="79FACD05" w15:done="1"/>
  <w15:commentEx w15:paraId="101399C8" w15:paraIdParent="79FACD05" w15:done="1"/>
  <w15:commentEx w15:paraId="3E6D8AE7" w15:done="1"/>
  <w15:commentEx w15:paraId="0B1286AE" w15:paraIdParent="3E6D8AE7" w15:done="1"/>
  <w15:commentEx w15:paraId="04EC9DAB" w15:done="1"/>
  <w15:commentEx w15:paraId="56F32E4A" w15:paraIdParent="04EC9DAB" w15:done="1"/>
  <w15:commentEx w15:paraId="77E9BE66" w15:done="1"/>
  <w15:commentEx w15:paraId="4B36188C" w15:paraIdParent="77E9BE66" w15:done="1"/>
  <w15:commentEx w15:paraId="5B99B175" w15:done="1"/>
  <w15:commentEx w15:paraId="2534DF3B" w15:paraIdParent="5B99B175" w15:done="1"/>
  <w15:commentEx w15:paraId="475DE750" w15:done="1"/>
  <w15:commentEx w15:paraId="7F42053A" w15:paraIdParent="475DE750" w15:done="1"/>
  <w15:commentEx w15:paraId="23846A69" w15:done="1"/>
  <w15:commentEx w15:paraId="0941D5C5" w15:paraIdParent="23846A69" w15:done="1"/>
  <w15:commentEx w15:paraId="0882D174" w15:done="1"/>
  <w15:commentEx w15:paraId="12877EB6" w15:paraIdParent="0882D174" w15:done="1"/>
  <w15:commentEx w15:paraId="52F682EC" w15:done="1"/>
  <w15:commentEx w15:paraId="76D13CA8" w15:paraIdParent="52F682EC" w15:done="1"/>
  <w15:commentEx w15:paraId="1BF911E9" w15:done="1"/>
  <w15:commentEx w15:paraId="7DE47AF6" w15:paraIdParent="1BF911E9" w15:done="1"/>
  <w15:commentEx w15:paraId="3F2BF3C0" w15:done="1"/>
  <w15:commentEx w15:paraId="2E220E63" w15:paraIdParent="3F2BF3C0" w15:done="1"/>
  <w15:commentEx w15:paraId="6ED93940" w15:done="1"/>
  <w15:commentEx w15:paraId="05C2A8F9" w15:paraIdParent="6ED93940" w15:done="1"/>
  <w15:commentEx w15:paraId="42DFA423" w15:done="1"/>
  <w15:commentEx w15:paraId="17B839DC" w15:done="1"/>
  <w15:commentEx w15:paraId="186B3B40" w15:paraIdParent="17B839DC" w15:done="0"/>
  <w15:commentEx w15:paraId="78DE6656" w15:paraIdParent="17B839DC" w15:done="1"/>
  <w15:commentEx w15:paraId="2A8B6E15" w15:done="1"/>
  <w15:commentEx w15:paraId="420AE895" w15:paraIdParent="2A8B6E15" w15:done="1"/>
  <w15:commentEx w15:paraId="37896483" w15:done="1"/>
  <w15:commentEx w15:paraId="2CE1BAE6" w15:paraIdParent="37896483" w15:done="1"/>
  <w15:commentEx w15:paraId="55D07DAE" w15:done="1"/>
  <w15:commentEx w15:paraId="116AFB7E" w15:done="1"/>
  <w15:commentEx w15:paraId="7E322E8B" w15:done="1"/>
  <w15:commentEx w15:paraId="66308347" w15:paraIdParent="7E322E8B" w15:done="1"/>
  <w15:commentEx w15:paraId="26FFE65B" w15:done="1"/>
  <w15:commentEx w15:paraId="42350128" w15:paraIdParent="26FFE65B" w15:done="1"/>
  <w15:commentEx w15:paraId="3810EF9F" w15:done="1"/>
  <w15:commentEx w15:paraId="7CC578E1" w15:paraIdParent="3810EF9F" w15:done="1"/>
  <w15:commentEx w15:paraId="075FDD04" w15:done="1"/>
  <w15:commentEx w15:paraId="3BF3F212" w15:paraIdParent="075FDD04" w15:done="1"/>
  <w15:commentEx w15:paraId="57E89A44" w15:paraIdParent="075FDD04" w15:done="1"/>
  <w15:commentEx w15:paraId="01D432AA" w15:done="1"/>
  <w15:commentEx w15:paraId="03EE4DCE" w15:paraIdParent="01D432AA" w15:done="1"/>
  <w15:commentEx w15:paraId="5DA78A58" w15:paraIdParent="01D432AA" w15:done="1"/>
  <w15:commentEx w15:paraId="3725AEB7" w15:done="0"/>
  <w15:commentEx w15:paraId="66949AAB" w15:paraIdParent="3725AEB7" w15:done="0"/>
  <w15:commentEx w15:paraId="639CC3C1" w15:done="1"/>
  <w15:commentEx w15:paraId="52E75109" w15:paraIdParent="639CC3C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037541" w16cex:dateUtc="2023-05-08T16:18:00Z">
    <w16cex:extLst>
      <w16:ext w16:uri="{CE6994B0-6A32-4C9F-8C6B-6E91EDA988CE}">
        <cr:reactions xmlns:cr="http://schemas.microsoft.com/office/comments/2020/reactions">
          <cr:reaction reactionType="1">
            <cr:reactionInfo dateUtc="2023-05-08T17:20:37Z">
              <cr:user userId="S::se31114@grupo.ypf.com::b672c28e-8027-4436-bd7f-3bb7413432a0" userProvider="AD" userName="CARVAJAL ROMERO, FRANCISCO PABLO (Servicio Externo en YPF)"/>
            </cr:reactionInfo>
          </cr:reaction>
        </cr:reactions>
      </w16:ext>
    </w16cex:extLst>
  </w16cex:commentExtensible>
  <w16cex:commentExtensible w16cex:durableId="28035CA5" w16cex:dateUtc="2023-05-08T14:11:00Z"/>
  <w16cex:commentExtensible w16cex:durableId="42801B52" w16cex:dateUtc="2023-05-08T14:38:00Z"/>
  <w16cex:commentExtensible w16cex:durableId="4A9774FD" w16cex:dateUtc="2023-05-08T14:12:00Z"/>
  <w16cex:commentExtensible w16cex:durableId="1D828F06" w16cex:dateUtc="2023-05-08T14:17:00Z"/>
  <w16cex:commentExtensible w16cex:durableId="38B4F344" w16cex:dateUtc="2023-05-08T14:45:00Z"/>
  <w16cex:commentExtensible w16cex:durableId="282A4E14" w16cex:dateUtc="2023-06-07T03:30:00Z"/>
  <w16cex:commentExtensible w16cex:durableId="2E132EC7" w16cex:dateUtc="2023-06-07T13:25:00Z"/>
  <w16cex:commentExtensible w16cex:durableId="45925BED" w16cex:dateUtc="2023-05-08T14:19:00Z"/>
  <w16cex:commentExtensible w16cex:durableId="610595D1" w16cex:dateUtc="2023-05-08T17:27:00Z"/>
  <w16cex:commentExtensible w16cex:durableId="01FF1E84" w16cex:dateUtc="2023-05-08T14:20:00Z"/>
  <w16cex:commentExtensible w16cex:durableId="45D97EA2" w16cex:dateUtc="2023-05-08T14:48:00Z"/>
  <w16cex:commentExtensible w16cex:durableId="455DD871" w16cex:dateUtc="2023-05-08T14:33:00Z"/>
  <w16cex:commentExtensible w16cex:durableId="7400E887" w16cex:dateUtc="2023-05-08T17:28:00Z"/>
  <w16cex:commentExtensible w16cex:durableId="28035C97" w16cex:dateUtc="2023-05-08T14:33:00Z"/>
  <w16cex:commentExtensible w16cex:durableId="2B7A7703" w16cex:dateUtc="2023-05-08T15:01:00Z"/>
  <w16cex:commentExtensible w16cex:durableId="21FBB19F" w16cex:dateUtc="2023-05-08T14:48:00Z"/>
  <w16cex:commentExtensible w16cex:durableId="2CE6A77F" w16cex:dateUtc="2023-05-08T15:06:00Z"/>
  <w16cex:commentExtensible w16cex:durableId="4345CEF3" w16cex:dateUtc="2023-05-08T14:36:00Z"/>
  <w16cex:commentExtensible w16cex:durableId="192518FF" w16cex:dateUtc="2023-05-08T15:08:00Z"/>
  <w16cex:commentExtensible w16cex:durableId="536E16C5" w16cex:dateUtc="2023-05-08T14:42:00Z"/>
  <w16cex:commentExtensible w16cex:durableId="55178344" w16cex:dateUtc="2023-05-08T15:12:00Z"/>
  <w16cex:commentExtensible w16cex:durableId="439E8911" w16cex:dateUtc="2023-05-08T14:45:00Z"/>
  <w16cex:commentExtensible w16cex:durableId="260F1971" w16cex:dateUtc="2023-05-08T15:17:00Z"/>
  <w16cex:commentExtensible w16cex:durableId="5878458C" w16cex:dateUtc="2023-05-08T14:53:00Z"/>
  <w16cex:commentExtensible w16cex:durableId="1278A1E1" w16cex:dateUtc="2023-05-08T15:25:00Z"/>
  <w16cex:commentExtensible w16cex:durableId="5B863404" w16cex:dateUtc="2023-05-08T14:49:00Z"/>
  <w16cex:commentExtensible w16cex:durableId="72C68600" w16cex:dateUtc="2023-05-08T15:28:00Z"/>
  <w16cex:commentExtensible w16cex:durableId="28206470" w16cex:dateUtc="2023-05-30T15:02:00Z"/>
  <w16cex:commentExtensible w16cex:durableId="282A50E5" w16cex:dateUtc="2023-06-07T03:42:00Z"/>
  <w16cex:commentExtensible w16cex:durableId="1721AE31" w16cex:dateUtc="2023-06-09T05:21:00Z"/>
  <w16cex:commentExtensible w16cex:durableId="5E579F27" w16cex:dateUtc="2023-06-09T14:53:00Z"/>
  <w16cex:commentExtensible w16cex:durableId="343ABB38" w16cex:dateUtc="2023-06-13T16:46:00Z"/>
  <w16cex:commentExtensible w16cex:durableId="17ED2B14" w16cex:dateUtc="2023-06-14T19:54:00Z"/>
  <w16cex:commentExtensible w16cex:durableId="5BE3F734" w16cex:dateUtc="2023-06-14T19:59:00Z"/>
  <w16cex:commentExtensible w16cex:durableId="282064B3" w16cex:dateUtc="2023-05-30T15:04:00Z"/>
  <w16cex:commentExtensible w16cex:durableId="2A6C4A1E" w16cex:dateUtc="2023-06-01T21:11:00Z"/>
  <w16cex:commentExtensible w16cex:durableId="282A5017" w16cex:dateUtc="2023-06-07T03:38:00Z"/>
  <w16cex:commentExtensible w16cex:durableId="282A516A" w16cex:dateUtc="2023-06-07T03:44:00Z"/>
  <w16cex:commentExtensible w16cex:durableId="7313BC7B" w16cex:dateUtc="2023-06-07T13:37:00Z"/>
  <w16cex:commentExtensible w16cex:durableId="30E55895" w16cex:dateUtc="2023-05-08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83A4A2" w16cid:durableId="28037541"/>
  <w16cid:commentId w16cid:paraId="4073D56B" w16cid:durableId="28035CA5"/>
  <w16cid:commentId w16cid:paraId="126C5214" w16cid:durableId="42801B52"/>
  <w16cid:commentId w16cid:paraId="79FACD05" w16cid:durableId="4A9774FD"/>
  <w16cid:commentId w16cid:paraId="714FEEDD" w16cid:durableId="1D828F06"/>
  <w16cid:commentId w16cid:paraId="101399C8" w16cid:durableId="38B4F344"/>
  <w16cid:commentId w16cid:paraId="3E6D8AE7" w16cid:durableId="282A4E14"/>
  <w16cid:commentId w16cid:paraId="0B1286AE" w16cid:durableId="2E132EC7"/>
  <w16cid:commentId w16cid:paraId="04EC9DAB" w16cid:durableId="45925BED"/>
  <w16cid:commentId w16cid:paraId="56F32E4A" w16cid:durableId="610595D1"/>
  <w16cid:commentId w16cid:paraId="77E9BE66" w16cid:durableId="01FF1E84"/>
  <w16cid:commentId w16cid:paraId="4B36188C" w16cid:durableId="45D97EA2"/>
  <w16cid:commentId w16cid:paraId="5B99B175" w16cid:durableId="455DD871"/>
  <w16cid:commentId w16cid:paraId="2534DF3B" w16cid:durableId="7400E887"/>
  <w16cid:commentId w16cid:paraId="475DE750" w16cid:durableId="28035C97"/>
  <w16cid:commentId w16cid:paraId="7F42053A" w16cid:durableId="2B7A7703"/>
  <w16cid:commentId w16cid:paraId="23846A69" w16cid:durableId="21FBB19F"/>
  <w16cid:commentId w16cid:paraId="0941D5C5" w16cid:durableId="2CE6A77F"/>
  <w16cid:commentId w16cid:paraId="0882D174" w16cid:durableId="4345CEF3"/>
  <w16cid:commentId w16cid:paraId="12877EB6" w16cid:durableId="192518FF"/>
  <w16cid:commentId w16cid:paraId="52F682EC" w16cid:durableId="536E16C5"/>
  <w16cid:commentId w16cid:paraId="76D13CA8" w16cid:durableId="55178344"/>
  <w16cid:commentId w16cid:paraId="1BF911E9" w16cid:durableId="439E8911"/>
  <w16cid:commentId w16cid:paraId="7DE47AF6" w16cid:durableId="260F1971"/>
  <w16cid:commentId w16cid:paraId="3F2BF3C0" w16cid:durableId="5878458C"/>
  <w16cid:commentId w16cid:paraId="2E220E63" w16cid:durableId="1278A1E1"/>
  <w16cid:commentId w16cid:paraId="6ED93940" w16cid:durableId="5B863404"/>
  <w16cid:commentId w16cid:paraId="05C2A8F9" w16cid:durableId="72C68600"/>
  <w16cid:commentId w16cid:paraId="42DFA423" w16cid:durableId="28206470"/>
  <w16cid:commentId w16cid:paraId="17B839DC" w16cid:durableId="282A50E5"/>
  <w16cid:commentId w16cid:paraId="186B3B40" w16cid:durableId="1721AE31"/>
  <w16cid:commentId w16cid:paraId="78DE6656" w16cid:durableId="5E579F27"/>
  <w16cid:commentId w16cid:paraId="2A8B6E15" w16cid:durableId="28161CD4"/>
  <w16cid:commentId w16cid:paraId="420AE895" w16cid:durableId="28161CD3"/>
  <w16cid:commentId w16cid:paraId="37896483" w16cid:durableId="28161CD2"/>
  <w16cid:commentId w16cid:paraId="2CE1BAE6" w16cid:durableId="28161CD1"/>
  <w16cid:commentId w16cid:paraId="55D07DAE" w16cid:durableId="28161EB9"/>
  <w16cid:commentId w16cid:paraId="116AFB7E" w16cid:durableId="2816253A"/>
  <w16cid:commentId w16cid:paraId="7E322E8B" w16cid:durableId="281717AE"/>
  <w16cid:commentId w16cid:paraId="66308347" w16cid:durableId="281717AD"/>
  <w16cid:commentId w16cid:paraId="26FFE65B" w16cid:durableId="28178214"/>
  <w16cid:commentId w16cid:paraId="42350128" w16cid:durableId="28178213"/>
  <w16cid:commentId w16cid:paraId="3810EF9F" w16cid:durableId="2817837B"/>
  <w16cid:commentId w16cid:paraId="7CC578E1" w16cid:durableId="2817837A"/>
  <w16cid:commentId w16cid:paraId="075FDD04" w16cid:durableId="343ABB38"/>
  <w16cid:commentId w16cid:paraId="3BF3F212" w16cid:durableId="17ED2B14"/>
  <w16cid:commentId w16cid:paraId="57E89A44" w16cid:durableId="5BE3F734"/>
  <w16cid:commentId w16cid:paraId="01D432AA" w16cid:durableId="282064B3"/>
  <w16cid:commentId w16cid:paraId="03EE4DCE" w16cid:durableId="2A6C4A1E"/>
  <w16cid:commentId w16cid:paraId="5DA78A58" w16cid:durableId="282A5017"/>
  <w16cid:commentId w16cid:paraId="3725AEB7" w16cid:durableId="282A516A"/>
  <w16cid:commentId w16cid:paraId="66949AAB" w16cid:durableId="7313BC7B"/>
  <w16cid:commentId w16cid:paraId="639CC3C1" w16cid:durableId="30E55895"/>
  <w16cid:commentId w16cid:paraId="52E75109" w16cid:durableId="28047D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2A6F5" w14:textId="77777777" w:rsidR="00D81CA6" w:rsidRDefault="00D81CA6" w:rsidP="00E5574A">
      <w:pPr>
        <w:spacing w:after="0" w:line="240" w:lineRule="auto"/>
      </w:pPr>
      <w:r>
        <w:separator/>
      </w:r>
    </w:p>
  </w:endnote>
  <w:endnote w:type="continuationSeparator" w:id="0">
    <w:p w14:paraId="58B3A75C" w14:textId="77777777" w:rsidR="00D81CA6" w:rsidRDefault="00D81CA6" w:rsidP="00E5574A">
      <w:pPr>
        <w:spacing w:after="0" w:line="240" w:lineRule="auto"/>
      </w:pPr>
      <w:r>
        <w:continuationSeparator/>
      </w:r>
    </w:p>
  </w:endnote>
  <w:endnote w:type="continuationNotice" w:id="1">
    <w:p w14:paraId="4899EEA6" w14:textId="77777777" w:rsidR="00D81CA6" w:rsidRDefault="00D81C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A65" w14:textId="613638DE" w:rsidR="001F2BB6" w:rsidRDefault="001F2BB6">
    <w:pPr>
      <w:pStyle w:val="Footer"/>
    </w:pPr>
    <w:r>
      <w:rPr>
        <w:noProof/>
      </w:rPr>
      <mc:AlternateContent>
        <mc:Choice Requires="wps">
          <w:drawing>
            <wp:anchor distT="0" distB="0" distL="114300" distR="114300" simplePos="0" relativeHeight="251658248" behindDoc="0" locked="0" layoutInCell="0" allowOverlap="1" wp14:anchorId="783091FC" wp14:editId="0BFAA012">
              <wp:simplePos x="0" y="0"/>
              <wp:positionH relativeFrom="page">
                <wp:posOffset>0</wp:posOffset>
              </wp:positionH>
              <wp:positionV relativeFrom="page">
                <wp:posOffset>10227945</wp:posOffset>
              </wp:positionV>
              <wp:extent cx="7560310" cy="273050"/>
              <wp:effectExtent l="0" t="0" r="0" b="12700"/>
              <wp:wrapNone/>
              <wp:docPr id="15" name="Text Box 15" descr="{&quot;HashCode&quot;:168345591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B220E67" w14:textId="576B623B" w:rsidR="001F2BB6" w:rsidRPr="00C059F2" w:rsidRDefault="001F2BB6" w:rsidP="00C059F2">
                          <w:pPr>
                            <w:spacing w:after="0"/>
                            <w:jc w:val="right"/>
                            <w:rPr>
                              <w:rFonts w:ascii="Calibri" w:hAnsi="Calibri" w:cs="Calibri"/>
                              <w:color w:val="000000"/>
                            </w:rPr>
                          </w:pPr>
                          <w:r w:rsidRPr="00C059F2">
                            <w:rPr>
                              <w:rFonts w:ascii="Calibri" w:hAnsi="Calibri" w:cs="Calibri"/>
                              <w:color w:val="000000"/>
                            </w:rPr>
                            <w:t>Documento: YPF-Público</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783091FC" id="_x0000_t202" coordsize="21600,21600" o:spt="202" path="m,l,21600r21600,l21600,xe">
              <v:stroke joinstyle="miter"/>
              <v:path gradientshapeok="t" o:connecttype="rect"/>
            </v:shapetype>
            <v:shape id="Text Box 15" o:spid="_x0000_s1028" type="#_x0000_t202" alt="{&quot;HashCode&quot;:1683455912,&quot;Height&quot;:841.0,&quot;Width&quot;:595.0,&quot;Placement&quot;:&quot;Footer&quot;,&quot;Index&quot;:&quot;Primary&quot;,&quot;Section&quot;:1,&quot;Top&quot;:0.0,&quot;Left&quot;:0.0}" style="position:absolute;left:0;text-align:left;margin-left:0;margin-top:805.35pt;width:595.3pt;height:21.5pt;z-index:25165824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" o:allowincell="f" filled="f" stroked="f" strokeweight=".5pt">
              <v:textbox inset=",0,20pt,0">
                <w:txbxContent>
                  <w:p w14:paraId="4B220E67" w14:textId="576B623B" w:rsidR="001F2BB6" w:rsidRPr="00C059F2" w:rsidRDefault="001F2BB6" w:rsidP="00C059F2">
                    <w:pPr>
                      <w:spacing w:after="0"/>
                      <w:jc w:val="right"/>
                      <w:rPr>
                        <w:rFonts w:ascii="Calibri" w:hAnsi="Calibri" w:cs="Calibri"/>
                        <w:color w:val="000000"/>
                      </w:rPr>
                    </w:pPr>
                    <w:r w:rsidRPr="00C059F2">
                      <w:rPr>
                        <w:rFonts w:ascii="Calibri" w:hAnsi="Calibri" w:cs="Calibri"/>
                        <w:color w:val="000000"/>
                      </w:rPr>
                      <w:t>Documento: YPF-Público</w:t>
                    </w:r>
                  </w:p>
                </w:txbxContent>
              </v:textbox>
              <w10:wrap anchorx="page" anchory="page"/>
            </v:shape>
          </w:pict>
        </mc:Fallback>
      </mc:AlternateContent>
    </w:r>
    <w:r>
      <w:rPr>
        <w:noProof/>
      </w:rPr>
      <mc:AlternateContent>
        <mc:Choice Requires="wps">
          <w:drawing>
            <wp:anchor distT="0" distB="0" distL="114300" distR="114300" simplePos="0" relativeHeight="251658242" behindDoc="0" locked="0" layoutInCell="0" allowOverlap="1" wp14:anchorId="297D9424" wp14:editId="4B335E26">
              <wp:simplePos x="0" y="0"/>
              <wp:positionH relativeFrom="page">
                <wp:posOffset>0</wp:posOffset>
              </wp:positionH>
              <wp:positionV relativeFrom="page">
                <wp:posOffset>10228580</wp:posOffset>
              </wp:positionV>
              <wp:extent cx="7560310" cy="273050"/>
              <wp:effectExtent l="0" t="0" r="0" b="12700"/>
              <wp:wrapNone/>
              <wp:docPr id="4" name="Text Box 4" descr="{&quot;HashCode&quot;:168345591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00FA702" w14:textId="242EBC10" w:rsidR="001F2BB6" w:rsidRPr="00232E37" w:rsidRDefault="001F2BB6" w:rsidP="00232E37">
                          <w:pPr>
                            <w:spacing w:after="0"/>
                            <w:jc w:val="right"/>
                            <w:rPr>
                              <w:rFonts w:ascii="Calibri" w:hAnsi="Calibri" w:cs="Calibri"/>
                              <w:color w:val="000000"/>
                            </w:rPr>
                          </w:pPr>
                          <w:r w:rsidRPr="00232E37">
                            <w:rPr>
                              <w:rFonts w:ascii="Calibri" w:hAnsi="Calibri" w:cs="Calibri"/>
                              <w:color w:val="000000"/>
                            </w:rPr>
                            <w:t>Documento: YPF-Público</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 w14:anchorId="297D9424" id="Text Box 4" o:spid="_x0000_s1029" type="#_x0000_t202" alt="{&quot;HashCode&quot;:1683455912,&quot;Height&quot;:841.0,&quot;Width&quot;:595.0,&quot;Placement&quot;:&quot;Footer&quot;,&quot;Index&quot;:&quot;Primary&quot;,&quot;Section&quot;:1,&quot;Top&quot;:0.0,&quot;Left&quot;:0.0}" style="position:absolute;left:0;text-align:left;margin-left:0;margin-top:805.4pt;width:595.3pt;height:21.5pt;z-index:25165824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" o:allowincell="f" filled="f" stroked="f" strokeweight=".5pt">
              <v:textbox inset=",0,20pt,0">
                <w:txbxContent>
                  <w:p w14:paraId="100FA702" w14:textId="242EBC10" w:rsidR="001F2BB6" w:rsidRPr="00232E37" w:rsidRDefault="001F2BB6" w:rsidP="00232E37">
                    <w:pPr>
                      <w:spacing w:after="0"/>
                      <w:jc w:val="right"/>
                      <w:rPr>
                        <w:rFonts w:ascii="Calibri" w:hAnsi="Calibri" w:cs="Calibri"/>
                        <w:color w:val="000000"/>
                      </w:rPr>
                    </w:pPr>
                    <w:r w:rsidRPr="00232E37">
                      <w:rPr>
                        <w:rFonts w:ascii="Calibri" w:hAnsi="Calibri" w:cs="Calibri"/>
                        <w:color w:val="000000"/>
                      </w:rPr>
                      <w:t>Documento: YPF-Público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8465E" w14:textId="093B12EC" w:rsidR="001F2BB6" w:rsidRDefault="001F2BB6">
    <w:pPr>
      <w:pStyle w:val="Footer"/>
    </w:pPr>
    <w:r>
      <w:rPr>
        <w:noProof/>
      </w:rPr>
      <mc:AlternateContent>
        <mc:Choice Requires="wps">
          <w:drawing>
            <wp:anchor distT="0" distB="0" distL="114300" distR="114300" simplePos="0" relativeHeight="251658249" behindDoc="0" locked="0" layoutInCell="0" allowOverlap="1" wp14:anchorId="3A5194C4" wp14:editId="48A4BA36">
              <wp:simplePos x="0" y="0"/>
              <wp:positionH relativeFrom="page">
                <wp:posOffset>0</wp:posOffset>
              </wp:positionH>
              <wp:positionV relativeFrom="page">
                <wp:posOffset>10227945</wp:posOffset>
              </wp:positionV>
              <wp:extent cx="7560310" cy="273050"/>
              <wp:effectExtent l="0" t="0" r="0" b="12700"/>
              <wp:wrapNone/>
              <wp:docPr id="16" name="Text Box 16" descr="{&quot;HashCode&quot;:168345591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E68238" w14:textId="31CD233D" w:rsidR="001F2BB6" w:rsidRPr="00C059F2" w:rsidRDefault="001F2BB6" w:rsidP="00C059F2">
                          <w:pPr>
                            <w:spacing w:after="0"/>
                            <w:jc w:val="right"/>
                            <w:rPr>
                              <w:rFonts w:ascii="Calibri" w:hAnsi="Calibri" w:cs="Calibri"/>
                              <w:color w:val="000000"/>
                            </w:rPr>
                          </w:pPr>
                          <w:r w:rsidRPr="00C059F2">
                            <w:rPr>
                              <w:rFonts w:ascii="Calibri" w:hAnsi="Calibri" w:cs="Calibri"/>
                              <w:color w:val="000000"/>
                            </w:rPr>
                            <w:t>Documento: YPF-Público</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3A5194C4" id="_x0000_t202" coordsize="21600,21600" o:spt="202" path="m,l,21600r21600,l21600,xe">
              <v:stroke joinstyle="miter"/>
              <v:path gradientshapeok="t" o:connecttype="rect"/>
            </v:shapetype>
            <v:shape id="Text Box 16" o:spid="_x0000_s1032" type="#_x0000_t202" alt="{&quot;HashCode&quot;:1683455912,&quot;Height&quot;:841.0,&quot;Width&quot;:595.0,&quot;Placement&quot;:&quot;Footer&quot;,&quot;Index&quot;:&quot;FirstPage&quot;,&quot;Section&quot;:1,&quot;Top&quot;:0.0,&quot;Left&quot;:0.0}" style="position:absolute;left:0;text-align:left;margin-left:0;margin-top:805.35pt;width:595.3pt;height:21.5pt;z-index:25165824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" o:allowincell="f" filled="f" stroked="f" strokeweight=".5pt">
              <v:textbox inset=",0,20pt,0">
                <w:txbxContent>
                  <w:p w14:paraId="14E68238" w14:textId="31CD233D" w:rsidR="001F2BB6" w:rsidRPr="00C059F2" w:rsidRDefault="001F2BB6" w:rsidP="00C059F2">
                    <w:pPr>
                      <w:spacing w:after="0"/>
                      <w:jc w:val="right"/>
                      <w:rPr>
                        <w:rFonts w:ascii="Calibri" w:hAnsi="Calibri" w:cs="Calibri"/>
                        <w:color w:val="000000"/>
                      </w:rPr>
                    </w:pPr>
                    <w:r w:rsidRPr="00C059F2">
                      <w:rPr>
                        <w:rFonts w:ascii="Calibri" w:hAnsi="Calibri" w:cs="Calibri"/>
                        <w:color w:val="000000"/>
                      </w:rPr>
                      <w:t>Documento: YPF-Público</w:t>
                    </w:r>
                  </w:p>
                </w:txbxContent>
              </v:textbox>
              <w10:wrap anchorx="page" anchory="page"/>
            </v:shape>
          </w:pict>
        </mc:Fallback>
      </mc:AlternateContent>
    </w:r>
    <w:r>
      <w:rPr>
        <w:noProof/>
      </w:rPr>
      <mc:AlternateContent>
        <mc:Choice Requires="wps">
          <w:drawing>
            <wp:anchor distT="0" distB="0" distL="114300" distR="114300" simplePos="0" relativeHeight="251658243" behindDoc="0" locked="0" layoutInCell="0" allowOverlap="1" wp14:anchorId="5C0AA840" wp14:editId="565EE47B">
              <wp:simplePos x="0" y="0"/>
              <wp:positionH relativeFrom="page">
                <wp:posOffset>0</wp:posOffset>
              </wp:positionH>
              <wp:positionV relativeFrom="page">
                <wp:posOffset>10228580</wp:posOffset>
              </wp:positionV>
              <wp:extent cx="7560310" cy="273050"/>
              <wp:effectExtent l="0" t="0" r="0" b="12700"/>
              <wp:wrapNone/>
              <wp:docPr id="5" name="Text Box 5" descr="{&quot;HashCode&quot;:168345591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AC13FC4" w14:textId="040CDCAA" w:rsidR="001F2BB6" w:rsidRPr="00232E37" w:rsidRDefault="001F2BB6" w:rsidP="00232E37">
                          <w:pPr>
                            <w:spacing w:after="0"/>
                            <w:jc w:val="right"/>
                            <w:rPr>
                              <w:rFonts w:ascii="Calibri" w:hAnsi="Calibri" w:cs="Calibri"/>
                              <w:color w:val="000000"/>
                            </w:rPr>
                          </w:pPr>
                          <w:r w:rsidRPr="00232E37">
                            <w:rPr>
                              <w:rFonts w:ascii="Calibri" w:hAnsi="Calibri" w:cs="Calibri"/>
                              <w:color w:val="000000"/>
                            </w:rPr>
                            <w:t>Documento: YPF-Público</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 w14:anchorId="5C0AA840" id="Text Box 5" o:spid="_x0000_s1033" type="#_x0000_t202" alt="{&quot;HashCode&quot;:1683455912,&quot;Height&quot;:841.0,&quot;Width&quot;:595.0,&quot;Placement&quot;:&quot;Footer&quot;,&quot;Index&quot;:&quot;FirstPage&quot;,&quot;Section&quot;:1,&quot;Top&quot;:0.0,&quot;Left&quot;:0.0}" style="position:absolute;left:0;text-align:left;margin-left:0;margin-top:805.4pt;width:595.3pt;height:21.5pt;z-index:25165824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" o:allowincell="f" filled="f" stroked="f" strokeweight=".5pt">
              <v:textbox inset=",0,20pt,0">
                <w:txbxContent>
                  <w:p w14:paraId="2AC13FC4" w14:textId="040CDCAA" w:rsidR="001F2BB6" w:rsidRPr="00232E37" w:rsidRDefault="001F2BB6" w:rsidP="00232E37">
                    <w:pPr>
                      <w:spacing w:after="0"/>
                      <w:jc w:val="right"/>
                      <w:rPr>
                        <w:rFonts w:ascii="Calibri" w:hAnsi="Calibri" w:cs="Calibri"/>
                        <w:color w:val="000000"/>
                      </w:rPr>
                    </w:pPr>
                    <w:r w:rsidRPr="00232E37">
                      <w:rPr>
                        <w:rFonts w:ascii="Calibri" w:hAnsi="Calibri" w:cs="Calibri"/>
                        <w:color w:val="000000"/>
                      </w:rPr>
                      <w:t>Documento: YPF-Público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AE0AA" w14:textId="77777777" w:rsidR="00D81CA6" w:rsidRDefault="00D81CA6" w:rsidP="00E5574A">
      <w:pPr>
        <w:spacing w:after="0" w:line="240" w:lineRule="auto"/>
      </w:pPr>
      <w:r>
        <w:separator/>
      </w:r>
    </w:p>
  </w:footnote>
  <w:footnote w:type="continuationSeparator" w:id="0">
    <w:p w14:paraId="6D33E97C" w14:textId="77777777" w:rsidR="00D81CA6" w:rsidRDefault="00D81CA6" w:rsidP="00E5574A">
      <w:pPr>
        <w:spacing w:after="0" w:line="240" w:lineRule="auto"/>
      </w:pPr>
      <w:r>
        <w:continuationSeparator/>
      </w:r>
    </w:p>
  </w:footnote>
  <w:footnote w:type="continuationNotice" w:id="1">
    <w:p w14:paraId="0B975078" w14:textId="77777777" w:rsidR="00D81CA6" w:rsidRDefault="00D81C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DDD9" w14:textId="0C03D788" w:rsidR="001F2BB6" w:rsidRDefault="001F2BB6">
    <w:pPr>
      <w:pStyle w:val="Header"/>
    </w:pPr>
    <w:r>
      <w:rPr>
        <w:b/>
        <w:bCs/>
        <w:noProof/>
      </w:rPr>
      <mc:AlternateContent>
        <mc:Choice Requires="wps">
          <w:drawing>
            <wp:anchor distT="0" distB="0" distL="114300" distR="114300" simplePos="0" relativeHeight="251658246" behindDoc="0" locked="0" layoutInCell="0" allowOverlap="1" wp14:anchorId="0A703A60" wp14:editId="4B86B5D2">
              <wp:simplePos x="0" y="0"/>
              <wp:positionH relativeFrom="page">
                <wp:posOffset>0</wp:posOffset>
              </wp:positionH>
              <wp:positionV relativeFrom="page">
                <wp:posOffset>190500</wp:posOffset>
              </wp:positionV>
              <wp:extent cx="7560310" cy="273050"/>
              <wp:effectExtent l="0" t="0" r="0" b="12700"/>
              <wp:wrapNone/>
              <wp:docPr id="6" name="Text Box 6" descr="{&quot;HashCode&quot;:1659318343,&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CC89768" w14:textId="11AB71AC" w:rsidR="001F2BB6" w:rsidRPr="00C059F2" w:rsidRDefault="001F2BB6" w:rsidP="00C059F2">
                          <w:pPr>
                            <w:spacing w:after="0"/>
                            <w:jc w:val="right"/>
                            <w:rPr>
                              <w:rFonts w:ascii="Calibri" w:hAnsi="Calibri" w:cs="Calibri"/>
                              <w:color w:val="000000"/>
                            </w:rPr>
                          </w:pPr>
                          <w:r w:rsidRPr="00C059F2">
                            <w:rPr>
                              <w:rFonts w:ascii="Calibri" w:hAnsi="Calibri" w:cs="Calibri"/>
                              <w:color w:val="000000"/>
                            </w:rPr>
                            <w:t>Documento: YPF-Público</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0A703A60" id="_x0000_t202" coordsize="21600,21600" o:spt="202" path="m,l,21600r21600,l21600,xe">
              <v:stroke joinstyle="miter"/>
              <v:path gradientshapeok="t" o:connecttype="rect"/>
            </v:shapetype>
            <v:shape id="Text Box 6" o:spid="_x0000_s1026" type="#_x0000_t202" alt="{&quot;HashCode&quot;:1659318343,&quot;Height&quot;:841.0,&quot;Width&quot;:595.0,&quot;Placement&quot;:&quot;Header&quot;,&quot;Index&quot;:&quot;Primary&quot;,&quot;Section&quot;:1,&quot;Top&quot;:0.0,&quot;Left&quot;:0.0}" style="position:absolute;left:0;text-align:left;margin-left:0;margin-top:15pt;width:595.3pt;height:21.5pt;z-index:25165824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" o:allowincell="f" filled="f" stroked="f" strokeweight=".5pt">
              <v:textbox inset=",0,20pt,0">
                <w:txbxContent>
                  <w:p w14:paraId="0CC89768" w14:textId="11AB71AC" w:rsidR="001F2BB6" w:rsidRPr="00C059F2" w:rsidRDefault="001F2BB6" w:rsidP="00C059F2">
                    <w:pPr>
                      <w:spacing w:after="0"/>
                      <w:jc w:val="right"/>
                      <w:rPr>
                        <w:rFonts w:ascii="Calibri" w:hAnsi="Calibri" w:cs="Calibri"/>
                        <w:color w:val="000000"/>
                      </w:rPr>
                    </w:pPr>
                    <w:r w:rsidRPr="00C059F2">
                      <w:rPr>
                        <w:rFonts w:ascii="Calibri" w:hAnsi="Calibri" w:cs="Calibri"/>
                        <w:color w:val="000000"/>
                      </w:rPr>
                      <w:t>Documento: YPF-Público</w:t>
                    </w:r>
                  </w:p>
                </w:txbxContent>
              </v:textbox>
              <w10:wrap anchorx="page" anchory="page"/>
            </v:shape>
          </w:pict>
        </mc:Fallback>
      </mc:AlternateContent>
    </w:r>
    <w:r>
      <w:rPr>
        <w:b/>
        <w:bCs/>
        <w:noProof/>
      </w:rPr>
      <mc:AlternateContent>
        <mc:Choice Requires="wps">
          <w:drawing>
            <wp:anchor distT="0" distB="0" distL="114300" distR="114300" simplePos="0" relativeHeight="251658240" behindDoc="0" locked="0" layoutInCell="0" allowOverlap="1" wp14:anchorId="756855D2" wp14:editId="0E15A9C3">
              <wp:simplePos x="0" y="0"/>
              <wp:positionH relativeFrom="page">
                <wp:posOffset>0</wp:posOffset>
              </wp:positionH>
              <wp:positionV relativeFrom="page">
                <wp:posOffset>190500</wp:posOffset>
              </wp:positionV>
              <wp:extent cx="7560310" cy="273050"/>
              <wp:effectExtent l="0" t="0" r="0" b="12700"/>
              <wp:wrapNone/>
              <wp:docPr id="2" name="Text Box 2" descr="{&quot;HashCode&quot;:1659318343,&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542EC69" w14:textId="214CCCAF" w:rsidR="001F2BB6" w:rsidRPr="00232E37" w:rsidRDefault="001F2BB6" w:rsidP="00232E37">
                          <w:pPr>
                            <w:spacing w:after="0"/>
                            <w:jc w:val="right"/>
                            <w:rPr>
                              <w:rFonts w:ascii="Calibri" w:hAnsi="Calibri" w:cs="Calibri"/>
                              <w:color w:val="000000"/>
                            </w:rPr>
                          </w:pPr>
                          <w:r w:rsidRPr="00232E37">
                            <w:rPr>
                              <w:rFonts w:ascii="Calibri" w:hAnsi="Calibri" w:cs="Calibri"/>
                              <w:color w:val="000000"/>
                            </w:rPr>
                            <w:t>Documento: YPF-Público</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 w14:anchorId="756855D2" id="Text Box 2" o:spid="_x0000_s1027" type="#_x0000_t202" alt="{&quot;HashCode&quot;:1659318343,&quot;Height&quot;:841.0,&quot;Width&quot;:595.0,&quot;Placement&quot;:&quot;Header&quot;,&quot;Index&quot;:&quot;Primary&quot;,&quot;Section&quot;:1,&quot;Top&quot;:0.0,&quot;Left&quot;:0.0}" style="position:absolute;left:0;text-align:left;margin-left:0;margin-top:1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" o:allowincell="f" filled="f" stroked="f" strokeweight=".5pt">
              <v:textbox inset=",0,20pt,0">
                <w:txbxContent>
                  <w:p w14:paraId="4542EC69" w14:textId="214CCCAF" w:rsidR="001F2BB6" w:rsidRPr="00232E37" w:rsidRDefault="001F2BB6" w:rsidP="00232E37">
                    <w:pPr>
                      <w:spacing w:after="0"/>
                      <w:jc w:val="right"/>
                      <w:rPr>
                        <w:rFonts w:ascii="Calibri" w:hAnsi="Calibri" w:cs="Calibri"/>
                        <w:color w:val="000000"/>
                      </w:rPr>
                    </w:pPr>
                    <w:r w:rsidRPr="00232E37">
                      <w:rPr>
                        <w:rFonts w:ascii="Calibri" w:hAnsi="Calibri" w:cs="Calibri"/>
                        <w:color w:val="000000"/>
                      </w:rPr>
                      <w:t>Documento: YPF-Público</w:t>
                    </w:r>
                  </w:p>
                </w:txbxContent>
              </v:textbox>
              <w10:wrap anchorx="page" anchory="page"/>
            </v:shape>
          </w:pict>
        </mc:Fallback>
      </mc:AlternateContent>
    </w:r>
    <w:r w:rsidRPr="00AD48BD">
      <w:rPr>
        <w:b/>
        <w:bCs/>
        <w:noProof/>
      </w:rPr>
      <mc:AlternateContent>
        <mc:Choice Requires="wpg">
          <w:drawing>
            <wp:anchor distT="0" distB="0" distL="114300" distR="114300" simplePos="0" relativeHeight="251658244" behindDoc="0" locked="0" layoutInCell="1" allowOverlap="1" wp14:anchorId="34B7890A" wp14:editId="00110F1E">
              <wp:simplePos x="0" y="0"/>
              <wp:positionH relativeFrom="margin">
                <wp:posOffset>0</wp:posOffset>
              </wp:positionH>
              <wp:positionV relativeFrom="paragraph">
                <wp:posOffset>-635</wp:posOffset>
              </wp:positionV>
              <wp:extent cx="1189355" cy="474345"/>
              <wp:effectExtent l="0" t="0" r="0" b="1905"/>
              <wp:wrapNone/>
              <wp:docPr id="45" name="Group 45"/>
              <wp:cNvGraphicFramePr/>
              <a:graphic xmlns:a="http://schemas.openxmlformats.org/drawingml/2006/main">
                <a:graphicData uri="http://schemas.microsoft.com/office/word/2010/wordprocessingGroup">
                  <wpg:wgp>
                    <wpg:cNvGrpSpPr/>
                    <wpg:grpSpPr>
                      <a:xfrm>
                        <a:off x="0" y="0"/>
                        <a:ext cx="1189355" cy="474345"/>
                        <a:chOff x="0" y="0"/>
                        <a:chExt cx="850900" cy="339725"/>
                      </a:xfrm>
                    </wpg:grpSpPr>
                    <wps:wsp>
                      <wps:cNvPr id="46" name="Rectangle 46"/>
                      <wps:cNvSpPr>
                        <a:spLocks noChangeArrowheads="1"/>
                      </wps:cNvSpPr>
                      <wps:spPr bwMode="auto">
                        <a:xfrm>
                          <a:off x="0" y="0"/>
                          <a:ext cx="850900" cy="339725"/>
                        </a:xfrm>
                        <a:prstGeom prst="rect">
                          <a:avLst/>
                        </a:prstGeom>
                        <a:solidFill>
                          <a:srgbClr val="0063BD"/>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7" name="Freeform 30"/>
                      <wps:cNvSpPr>
                        <a:spLocks/>
                      </wps:cNvSpPr>
                      <wps:spPr bwMode="auto">
                        <a:xfrm>
                          <a:off x="68263" y="85725"/>
                          <a:ext cx="247650" cy="168275"/>
                        </a:xfrm>
                        <a:custGeom>
                          <a:avLst/>
                          <a:gdLst>
                            <a:gd name="T0" fmla="*/ 779 w 779"/>
                            <a:gd name="T1" fmla="*/ 0 h 534"/>
                            <a:gd name="T2" fmla="*/ 779 w 779"/>
                            <a:gd name="T3" fmla="*/ 0 h 534"/>
                            <a:gd name="T4" fmla="*/ 774 w 779"/>
                            <a:gd name="T5" fmla="*/ 2 h 534"/>
                            <a:gd name="T6" fmla="*/ 760 w 779"/>
                            <a:gd name="T7" fmla="*/ 10 h 534"/>
                            <a:gd name="T8" fmla="*/ 750 w 779"/>
                            <a:gd name="T9" fmla="*/ 19 h 534"/>
                            <a:gd name="T10" fmla="*/ 740 w 779"/>
                            <a:gd name="T11" fmla="*/ 29 h 534"/>
                            <a:gd name="T12" fmla="*/ 727 w 779"/>
                            <a:gd name="T13" fmla="*/ 42 h 534"/>
                            <a:gd name="T14" fmla="*/ 712 w 779"/>
                            <a:gd name="T15" fmla="*/ 58 h 534"/>
                            <a:gd name="T16" fmla="*/ 502 w 779"/>
                            <a:gd name="T17" fmla="*/ 319 h 534"/>
                            <a:gd name="T18" fmla="*/ 502 w 779"/>
                            <a:gd name="T19" fmla="*/ 475 h 534"/>
                            <a:gd name="T20" fmla="*/ 502 w 779"/>
                            <a:gd name="T21" fmla="*/ 475 h 534"/>
                            <a:gd name="T22" fmla="*/ 503 w 779"/>
                            <a:gd name="T23" fmla="*/ 489 h 534"/>
                            <a:gd name="T24" fmla="*/ 506 w 779"/>
                            <a:gd name="T25" fmla="*/ 501 h 534"/>
                            <a:gd name="T26" fmla="*/ 508 w 779"/>
                            <a:gd name="T27" fmla="*/ 512 h 534"/>
                            <a:gd name="T28" fmla="*/ 510 w 779"/>
                            <a:gd name="T29" fmla="*/ 520 h 534"/>
                            <a:gd name="T30" fmla="*/ 516 w 779"/>
                            <a:gd name="T31" fmla="*/ 531 h 534"/>
                            <a:gd name="T32" fmla="*/ 519 w 779"/>
                            <a:gd name="T33" fmla="*/ 534 h 534"/>
                            <a:gd name="T34" fmla="*/ 259 w 779"/>
                            <a:gd name="T35" fmla="*/ 534 h 534"/>
                            <a:gd name="T36" fmla="*/ 259 w 779"/>
                            <a:gd name="T37" fmla="*/ 534 h 534"/>
                            <a:gd name="T38" fmla="*/ 261 w 779"/>
                            <a:gd name="T39" fmla="*/ 531 h 534"/>
                            <a:gd name="T40" fmla="*/ 266 w 779"/>
                            <a:gd name="T41" fmla="*/ 520 h 534"/>
                            <a:gd name="T42" fmla="*/ 269 w 779"/>
                            <a:gd name="T43" fmla="*/ 512 h 534"/>
                            <a:gd name="T44" fmla="*/ 272 w 779"/>
                            <a:gd name="T45" fmla="*/ 501 h 534"/>
                            <a:gd name="T46" fmla="*/ 274 w 779"/>
                            <a:gd name="T47" fmla="*/ 489 h 534"/>
                            <a:gd name="T48" fmla="*/ 274 w 779"/>
                            <a:gd name="T49" fmla="*/ 475 h 534"/>
                            <a:gd name="T50" fmla="*/ 274 w 779"/>
                            <a:gd name="T51" fmla="*/ 319 h 534"/>
                            <a:gd name="T52" fmla="*/ 66 w 779"/>
                            <a:gd name="T53" fmla="*/ 60 h 534"/>
                            <a:gd name="T54" fmla="*/ 66 w 779"/>
                            <a:gd name="T55" fmla="*/ 60 h 534"/>
                            <a:gd name="T56" fmla="*/ 52 w 779"/>
                            <a:gd name="T57" fmla="*/ 43 h 534"/>
                            <a:gd name="T58" fmla="*/ 40 w 779"/>
                            <a:gd name="T59" fmla="*/ 30 h 534"/>
                            <a:gd name="T60" fmla="*/ 28 w 779"/>
                            <a:gd name="T61" fmla="*/ 20 h 534"/>
                            <a:gd name="T62" fmla="*/ 19 w 779"/>
                            <a:gd name="T63" fmla="*/ 12 h 534"/>
                            <a:gd name="T64" fmla="*/ 5 w 779"/>
                            <a:gd name="T65" fmla="*/ 2 h 534"/>
                            <a:gd name="T66" fmla="*/ 0 w 779"/>
                            <a:gd name="T67" fmla="*/ 0 h 534"/>
                            <a:gd name="T68" fmla="*/ 263 w 779"/>
                            <a:gd name="T69" fmla="*/ 0 h 534"/>
                            <a:gd name="T70" fmla="*/ 263 w 779"/>
                            <a:gd name="T71" fmla="*/ 0 h 534"/>
                            <a:gd name="T72" fmla="*/ 266 w 779"/>
                            <a:gd name="T73" fmla="*/ 5 h 534"/>
                            <a:gd name="T74" fmla="*/ 270 w 779"/>
                            <a:gd name="T75" fmla="*/ 17 h 534"/>
                            <a:gd name="T76" fmla="*/ 282 w 779"/>
                            <a:gd name="T77" fmla="*/ 40 h 534"/>
                            <a:gd name="T78" fmla="*/ 289 w 779"/>
                            <a:gd name="T79" fmla="*/ 53 h 534"/>
                            <a:gd name="T80" fmla="*/ 299 w 779"/>
                            <a:gd name="T81" fmla="*/ 68 h 534"/>
                            <a:gd name="T82" fmla="*/ 387 w 779"/>
                            <a:gd name="T83" fmla="*/ 203 h 534"/>
                            <a:gd name="T84" fmla="*/ 390 w 779"/>
                            <a:gd name="T85" fmla="*/ 203 h 534"/>
                            <a:gd name="T86" fmla="*/ 478 w 779"/>
                            <a:gd name="T87" fmla="*/ 68 h 534"/>
                            <a:gd name="T88" fmla="*/ 478 w 779"/>
                            <a:gd name="T89" fmla="*/ 68 h 534"/>
                            <a:gd name="T90" fmla="*/ 488 w 779"/>
                            <a:gd name="T91" fmla="*/ 53 h 534"/>
                            <a:gd name="T92" fmla="*/ 496 w 779"/>
                            <a:gd name="T93" fmla="*/ 40 h 534"/>
                            <a:gd name="T94" fmla="*/ 507 w 779"/>
                            <a:gd name="T95" fmla="*/ 17 h 534"/>
                            <a:gd name="T96" fmla="*/ 513 w 779"/>
                            <a:gd name="T97" fmla="*/ 5 h 534"/>
                            <a:gd name="T98" fmla="*/ 514 w 779"/>
                            <a:gd name="T99" fmla="*/ 0 h 534"/>
                            <a:gd name="T100" fmla="*/ 779 w 779"/>
                            <a:gd name="T101" fmla="*/ 0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79" h="534">
                              <a:moveTo>
                                <a:pt x="779" y="0"/>
                              </a:moveTo>
                              <a:lnTo>
                                <a:pt x="779" y="0"/>
                              </a:lnTo>
                              <a:lnTo>
                                <a:pt x="774" y="2"/>
                              </a:lnTo>
                              <a:lnTo>
                                <a:pt x="760" y="10"/>
                              </a:lnTo>
                              <a:lnTo>
                                <a:pt x="750" y="19"/>
                              </a:lnTo>
                              <a:lnTo>
                                <a:pt x="740" y="29"/>
                              </a:lnTo>
                              <a:lnTo>
                                <a:pt x="727" y="42"/>
                              </a:lnTo>
                              <a:lnTo>
                                <a:pt x="712" y="58"/>
                              </a:lnTo>
                              <a:lnTo>
                                <a:pt x="502" y="319"/>
                              </a:lnTo>
                              <a:lnTo>
                                <a:pt x="502" y="475"/>
                              </a:lnTo>
                              <a:lnTo>
                                <a:pt x="502" y="475"/>
                              </a:lnTo>
                              <a:lnTo>
                                <a:pt x="503" y="489"/>
                              </a:lnTo>
                              <a:lnTo>
                                <a:pt x="506" y="501"/>
                              </a:lnTo>
                              <a:lnTo>
                                <a:pt x="508" y="512"/>
                              </a:lnTo>
                              <a:lnTo>
                                <a:pt x="510" y="520"/>
                              </a:lnTo>
                              <a:lnTo>
                                <a:pt x="516" y="531"/>
                              </a:lnTo>
                              <a:lnTo>
                                <a:pt x="519" y="534"/>
                              </a:lnTo>
                              <a:lnTo>
                                <a:pt x="259" y="534"/>
                              </a:lnTo>
                              <a:lnTo>
                                <a:pt x="259" y="534"/>
                              </a:lnTo>
                              <a:lnTo>
                                <a:pt x="261" y="531"/>
                              </a:lnTo>
                              <a:lnTo>
                                <a:pt x="266" y="520"/>
                              </a:lnTo>
                              <a:lnTo>
                                <a:pt x="269" y="512"/>
                              </a:lnTo>
                              <a:lnTo>
                                <a:pt x="272" y="501"/>
                              </a:lnTo>
                              <a:lnTo>
                                <a:pt x="274" y="489"/>
                              </a:lnTo>
                              <a:lnTo>
                                <a:pt x="274" y="475"/>
                              </a:lnTo>
                              <a:lnTo>
                                <a:pt x="274" y="319"/>
                              </a:lnTo>
                              <a:lnTo>
                                <a:pt x="66" y="60"/>
                              </a:lnTo>
                              <a:lnTo>
                                <a:pt x="66" y="60"/>
                              </a:lnTo>
                              <a:lnTo>
                                <a:pt x="52" y="43"/>
                              </a:lnTo>
                              <a:lnTo>
                                <a:pt x="40" y="30"/>
                              </a:lnTo>
                              <a:lnTo>
                                <a:pt x="28" y="20"/>
                              </a:lnTo>
                              <a:lnTo>
                                <a:pt x="19" y="12"/>
                              </a:lnTo>
                              <a:lnTo>
                                <a:pt x="5" y="2"/>
                              </a:lnTo>
                              <a:lnTo>
                                <a:pt x="0" y="0"/>
                              </a:lnTo>
                              <a:lnTo>
                                <a:pt x="263" y="0"/>
                              </a:lnTo>
                              <a:lnTo>
                                <a:pt x="263" y="0"/>
                              </a:lnTo>
                              <a:lnTo>
                                <a:pt x="266" y="5"/>
                              </a:lnTo>
                              <a:lnTo>
                                <a:pt x="270" y="17"/>
                              </a:lnTo>
                              <a:lnTo>
                                <a:pt x="282" y="40"/>
                              </a:lnTo>
                              <a:lnTo>
                                <a:pt x="289" y="53"/>
                              </a:lnTo>
                              <a:lnTo>
                                <a:pt x="299" y="68"/>
                              </a:lnTo>
                              <a:lnTo>
                                <a:pt x="387" y="203"/>
                              </a:lnTo>
                              <a:lnTo>
                                <a:pt x="390" y="203"/>
                              </a:lnTo>
                              <a:lnTo>
                                <a:pt x="478" y="68"/>
                              </a:lnTo>
                              <a:lnTo>
                                <a:pt x="478" y="68"/>
                              </a:lnTo>
                              <a:lnTo>
                                <a:pt x="488" y="53"/>
                              </a:lnTo>
                              <a:lnTo>
                                <a:pt x="496" y="40"/>
                              </a:lnTo>
                              <a:lnTo>
                                <a:pt x="507" y="17"/>
                              </a:lnTo>
                              <a:lnTo>
                                <a:pt x="513" y="5"/>
                              </a:lnTo>
                              <a:lnTo>
                                <a:pt x="514" y="0"/>
                              </a:lnTo>
                              <a:lnTo>
                                <a:pt x="7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 name="Freeform 32"/>
                      <wps:cNvSpPr>
                        <a:spLocks noEditPoints="1"/>
                      </wps:cNvSpPr>
                      <wps:spPr bwMode="auto">
                        <a:xfrm>
                          <a:off x="342900" y="85725"/>
                          <a:ext cx="204788" cy="168275"/>
                        </a:xfrm>
                        <a:custGeom>
                          <a:avLst/>
                          <a:gdLst>
                            <a:gd name="T0" fmla="*/ 0 w 642"/>
                            <a:gd name="T1" fmla="*/ 0 h 534"/>
                            <a:gd name="T2" fmla="*/ 3 w 642"/>
                            <a:gd name="T3" fmla="*/ 3 h 534"/>
                            <a:gd name="T4" fmla="*/ 11 w 642"/>
                            <a:gd name="T5" fmla="*/ 22 h 534"/>
                            <a:gd name="T6" fmla="*/ 16 w 642"/>
                            <a:gd name="T7" fmla="*/ 45 h 534"/>
                            <a:gd name="T8" fmla="*/ 16 w 642"/>
                            <a:gd name="T9" fmla="*/ 475 h 534"/>
                            <a:gd name="T10" fmla="*/ 16 w 642"/>
                            <a:gd name="T11" fmla="*/ 489 h 534"/>
                            <a:gd name="T12" fmla="*/ 11 w 642"/>
                            <a:gd name="T13" fmla="*/ 512 h 534"/>
                            <a:gd name="T14" fmla="*/ 3 w 642"/>
                            <a:gd name="T15" fmla="*/ 531 h 534"/>
                            <a:gd name="T16" fmla="*/ 260 w 642"/>
                            <a:gd name="T17" fmla="*/ 534 h 534"/>
                            <a:gd name="T18" fmla="*/ 258 w 642"/>
                            <a:gd name="T19" fmla="*/ 531 h 534"/>
                            <a:gd name="T20" fmla="*/ 250 w 642"/>
                            <a:gd name="T21" fmla="*/ 512 h 534"/>
                            <a:gd name="T22" fmla="*/ 245 w 642"/>
                            <a:gd name="T23" fmla="*/ 489 h 534"/>
                            <a:gd name="T24" fmla="*/ 245 w 642"/>
                            <a:gd name="T25" fmla="*/ 345 h 534"/>
                            <a:gd name="T26" fmla="*/ 433 w 642"/>
                            <a:gd name="T27" fmla="*/ 345 h 534"/>
                            <a:gd name="T28" fmla="*/ 475 w 642"/>
                            <a:gd name="T29" fmla="*/ 342 h 534"/>
                            <a:gd name="T30" fmla="*/ 516 w 642"/>
                            <a:gd name="T31" fmla="*/ 334 h 534"/>
                            <a:gd name="T32" fmla="*/ 551 w 642"/>
                            <a:gd name="T33" fmla="*/ 321 h 534"/>
                            <a:gd name="T34" fmla="*/ 582 w 642"/>
                            <a:gd name="T35" fmla="*/ 301 h 534"/>
                            <a:gd name="T36" fmla="*/ 608 w 642"/>
                            <a:gd name="T37" fmla="*/ 276 h 534"/>
                            <a:gd name="T38" fmla="*/ 627 w 642"/>
                            <a:gd name="T39" fmla="*/ 246 h 534"/>
                            <a:gd name="T40" fmla="*/ 638 w 642"/>
                            <a:gd name="T41" fmla="*/ 212 h 534"/>
                            <a:gd name="T42" fmla="*/ 642 w 642"/>
                            <a:gd name="T43" fmla="*/ 173 h 534"/>
                            <a:gd name="T44" fmla="*/ 641 w 642"/>
                            <a:gd name="T45" fmla="*/ 152 h 534"/>
                            <a:gd name="T46" fmla="*/ 634 w 642"/>
                            <a:gd name="T47" fmla="*/ 115 h 534"/>
                            <a:gd name="T48" fmla="*/ 618 w 642"/>
                            <a:gd name="T49" fmla="*/ 84 h 534"/>
                            <a:gd name="T50" fmla="*/ 597 w 642"/>
                            <a:gd name="T51" fmla="*/ 56 h 534"/>
                            <a:gd name="T52" fmla="*/ 569 w 642"/>
                            <a:gd name="T53" fmla="*/ 34 h 534"/>
                            <a:gd name="T54" fmla="*/ 536 w 642"/>
                            <a:gd name="T55" fmla="*/ 17 h 534"/>
                            <a:gd name="T56" fmla="*/ 498 w 642"/>
                            <a:gd name="T57" fmla="*/ 6 h 534"/>
                            <a:gd name="T58" fmla="*/ 455 w 642"/>
                            <a:gd name="T59" fmla="*/ 0 h 534"/>
                            <a:gd name="T60" fmla="*/ 317 w 642"/>
                            <a:gd name="T61" fmla="*/ 249 h 534"/>
                            <a:gd name="T62" fmla="*/ 245 w 642"/>
                            <a:gd name="T63" fmla="*/ 99 h 534"/>
                            <a:gd name="T64" fmla="*/ 318 w 642"/>
                            <a:gd name="T65" fmla="*/ 99 h 534"/>
                            <a:gd name="T66" fmla="*/ 355 w 642"/>
                            <a:gd name="T67" fmla="*/ 104 h 534"/>
                            <a:gd name="T68" fmla="*/ 379 w 642"/>
                            <a:gd name="T69" fmla="*/ 112 h 534"/>
                            <a:gd name="T70" fmla="*/ 392 w 642"/>
                            <a:gd name="T71" fmla="*/ 121 h 534"/>
                            <a:gd name="T72" fmla="*/ 402 w 642"/>
                            <a:gd name="T73" fmla="*/ 132 h 534"/>
                            <a:gd name="T74" fmla="*/ 409 w 642"/>
                            <a:gd name="T75" fmla="*/ 146 h 534"/>
                            <a:gd name="T76" fmla="*/ 413 w 642"/>
                            <a:gd name="T77" fmla="*/ 164 h 534"/>
                            <a:gd name="T78" fmla="*/ 413 w 642"/>
                            <a:gd name="T79" fmla="*/ 173 h 534"/>
                            <a:gd name="T80" fmla="*/ 412 w 642"/>
                            <a:gd name="T81" fmla="*/ 191 h 534"/>
                            <a:gd name="T82" fmla="*/ 406 w 642"/>
                            <a:gd name="T83" fmla="*/ 206 h 534"/>
                            <a:gd name="T84" fmla="*/ 397 w 642"/>
                            <a:gd name="T85" fmla="*/ 220 h 534"/>
                            <a:gd name="T86" fmla="*/ 386 w 642"/>
                            <a:gd name="T87" fmla="*/ 230 h 534"/>
                            <a:gd name="T88" fmla="*/ 371 w 642"/>
                            <a:gd name="T89" fmla="*/ 238 h 534"/>
                            <a:gd name="T90" fmla="*/ 355 w 642"/>
                            <a:gd name="T91" fmla="*/ 244 h 534"/>
                            <a:gd name="T92" fmla="*/ 317 w 642"/>
                            <a:gd name="T93" fmla="*/ 249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642" h="534">
                              <a:moveTo>
                                <a:pt x="433" y="0"/>
                              </a:moveTo>
                              <a:lnTo>
                                <a:pt x="0" y="0"/>
                              </a:lnTo>
                              <a:lnTo>
                                <a:pt x="0" y="0"/>
                              </a:lnTo>
                              <a:lnTo>
                                <a:pt x="3" y="3"/>
                              </a:lnTo>
                              <a:lnTo>
                                <a:pt x="7" y="14"/>
                              </a:lnTo>
                              <a:lnTo>
                                <a:pt x="11" y="22"/>
                              </a:lnTo>
                              <a:lnTo>
                                <a:pt x="13" y="33"/>
                              </a:lnTo>
                              <a:lnTo>
                                <a:pt x="16" y="45"/>
                              </a:lnTo>
                              <a:lnTo>
                                <a:pt x="16" y="59"/>
                              </a:lnTo>
                              <a:lnTo>
                                <a:pt x="16" y="475"/>
                              </a:lnTo>
                              <a:lnTo>
                                <a:pt x="16" y="475"/>
                              </a:lnTo>
                              <a:lnTo>
                                <a:pt x="16" y="489"/>
                              </a:lnTo>
                              <a:lnTo>
                                <a:pt x="13" y="502"/>
                              </a:lnTo>
                              <a:lnTo>
                                <a:pt x="11" y="512"/>
                              </a:lnTo>
                              <a:lnTo>
                                <a:pt x="7" y="520"/>
                              </a:lnTo>
                              <a:lnTo>
                                <a:pt x="3" y="531"/>
                              </a:lnTo>
                              <a:lnTo>
                                <a:pt x="0" y="534"/>
                              </a:lnTo>
                              <a:lnTo>
                                <a:pt x="260" y="534"/>
                              </a:lnTo>
                              <a:lnTo>
                                <a:pt x="260" y="534"/>
                              </a:lnTo>
                              <a:lnTo>
                                <a:pt x="258" y="531"/>
                              </a:lnTo>
                              <a:lnTo>
                                <a:pt x="252" y="520"/>
                              </a:lnTo>
                              <a:lnTo>
                                <a:pt x="250" y="512"/>
                              </a:lnTo>
                              <a:lnTo>
                                <a:pt x="247" y="501"/>
                              </a:lnTo>
                              <a:lnTo>
                                <a:pt x="245" y="489"/>
                              </a:lnTo>
                              <a:lnTo>
                                <a:pt x="245" y="475"/>
                              </a:lnTo>
                              <a:lnTo>
                                <a:pt x="245" y="345"/>
                              </a:lnTo>
                              <a:lnTo>
                                <a:pt x="433" y="345"/>
                              </a:lnTo>
                              <a:lnTo>
                                <a:pt x="433" y="345"/>
                              </a:lnTo>
                              <a:lnTo>
                                <a:pt x="455" y="344"/>
                              </a:lnTo>
                              <a:lnTo>
                                <a:pt x="475" y="342"/>
                              </a:lnTo>
                              <a:lnTo>
                                <a:pt x="497" y="338"/>
                              </a:lnTo>
                              <a:lnTo>
                                <a:pt x="516" y="334"/>
                              </a:lnTo>
                              <a:lnTo>
                                <a:pt x="535" y="328"/>
                              </a:lnTo>
                              <a:lnTo>
                                <a:pt x="551" y="321"/>
                              </a:lnTo>
                              <a:lnTo>
                                <a:pt x="568" y="311"/>
                              </a:lnTo>
                              <a:lnTo>
                                <a:pt x="582" y="301"/>
                              </a:lnTo>
                              <a:lnTo>
                                <a:pt x="596" y="289"/>
                              </a:lnTo>
                              <a:lnTo>
                                <a:pt x="608" y="276"/>
                              </a:lnTo>
                              <a:lnTo>
                                <a:pt x="617" y="262"/>
                              </a:lnTo>
                              <a:lnTo>
                                <a:pt x="627" y="246"/>
                              </a:lnTo>
                              <a:lnTo>
                                <a:pt x="633" y="230"/>
                              </a:lnTo>
                              <a:lnTo>
                                <a:pt x="638" y="212"/>
                              </a:lnTo>
                              <a:lnTo>
                                <a:pt x="641" y="193"/>
                              </a:lnTo>
                              <a:lnTo>
                                <a:pt x="642" y="173"/>
                              </a:lnTo>
                              <a:lnTo>
                                <a:pt x="642" y="173"/>
                              </a:lnTo>
                              <a:lnTo>
                                <a:pt x="641" y="152"/>
                              </a:lnTo>
                              <a:lnTo>
                                <a:pt x="638" y="133"/>
                              </a:lnTo>
                              <a:lnTo>
                                <a:pt x="634" y="115"/>
                              </a:lnTo>
                              <a:lnTo>
                                <a:pt x="627" y="99"/>
                              </a:lnTo>
                              <a:lnTo>
                                <a:pt x="618" y="84"/>
                              </a:lnTo>
                              <a:lnTo>
                                <a:pt x="608" y="69"/>
                              </a:lnTo>
                              <a:lnTo>
                                <a:pt x="597" y="56"/>
                              </a:lnTo>
                              <a:lnTo>
                                <a:pt x="583" y="45"/>
                              </a:lnTo>
                              <a:lnTo>
                                <a:pt x="569" y="34"/>
                              </a:lnTo>
                              <a:lnTo>
                                <a:pt x="553" y="25"/>
                              </a:lnTo>
                              <a:lnTo>
                                <a:pt x="536" y="17"/>
                              </a:lnTo>
                              <a:lnTo>
                                <a:pt x="517" y="10"/>
                              </a:lnTo>
                              <a:lnTo>
                                <a:pt x="498" y="6"/>
                              </a:lnTo>
                              <a:lnTo>
                                <a:pt x="477" y="2"/>
                              </a:lnTo>
                              <a:lnTo>
                                <a:pt x="455" y="0"/>
                              </a:lnTo>
                              <a:lnTo>
                                <a:pt x="433" y="0"/>
                              </a:lnTo>
                              <a:close/>
                              <a:moveTo>
                                <a:pt x="317" y="249"/>
                              </a:moveTo>
                              <a:lnTo>
                                <a:pt x="245" y="249"/>
                              </a:lnTo>
                              <a:lnTo>
                                <a:pt x="245" y="99"/>
                              </a:lnTo>
                              <a:lnTo>
                                <a:pt x="318" y="99"/>
                              </a:lnTo>
                              <a:lnTo>
                                <a:pt x="318" y="99"/>
                              </a:lnTo>
                              <a:lnTo>
                                <a:pt x="337" y="100"/>
                              </a:lnTo>
                              <a:lnTo>
                                <a:pt x="355" y="104"/>
                              </a:lnTo>
                              <a:lnTo>
                                <a:pt x="371" y="108"/>
                              </a:lnTo>
                              <a:lnTo>
                                <a:pt x="379" y="112"/>
                              </a:lnTo>
                              <a:lnTo>
                                <a:pt x="386" y="117"/>
                              </a:lnTo>
                              <a:lnTo>
                                <a:pt x="392" y="121"/>
                              </a:lnTo>
                              <a:lnTo>
                                <a:pt x="397" y="126"/>
                              </a:lnTo>
                              <a:lnTo>
                                <a:pt x="402" y="132"/>
                              </a:lnTo>
                              <a:lnTo>
                                <a:pt x="406" y="139"/>
                              </a:lnTo>
                              <a:lnTo>
                                <a:pt x="409" y="146"/>
                              </a:lnTo>
                              <a:lnTo>
                                <a:pt x="412" y="154"/>
                              </a:lnTo>
                              <a:lnTo>
                                <a:pt x="413" y="164"/>
                              </a:lnTo>
                              <a:lnTo>
                                <a:pt x="413" y="173"/>
                              </a:lnTo>
                              <a:lnTo>
                                <a:pt x="413" y="173"/>
                              </a:lnTo>
                              <a:lnTo>
                                <a:pt x="413" y="183"/>
                              </a:lnTo>
                              <a:lnTo>
                                <a:pt x="412" y="191"/>
                              </a:lnTo>
                              <a:lnTo>
                                <a:pt x="409" y="199"/>
                              </a:lnTo>
                              <a:lnTo>
                                <a:pt x="406" y="206"/>
                              </a:lnTo>
                              <a:lnTo>
                                <a:pt x="402" y="213"/>
                              </a:lnTo>
                              <a:lnTo>
                                <a:pt x="397" y="220"/>
                              </a:lnTo>
                              <a:lnTo>
                                <a:pt x="392" y="225"/>
                              </a:lnTo>
                              <a:lnTo>
                                <a:pt x="386" y="230"/>
                              </a:lnTo>
                              <a:lnTo>
                                <a:pt x="379" y="235"/>
                              </a:lnTo>
                              <a:lnTo>
                                <a:pt x="371" y="238"/>
                              </a:lnTo>
                              <a:lnTo>
                                <a:pt x="363" y="242"/>
                              </a:lnTo>
                              <a:lnTo>
                                <a:pt x="355" y="244"/>
                              </a:lnTo>
                              <a:lnTo>
                                <a:pt x="337" y="248"/>
                              </a:lnTo>
                              <a:lnTo>
                                <a:pt x="317" y="2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 name="Freeform 35"/>
                      <wps:cNvSpPr>
                        <a:spLocks/>
                      </wps:cNvSpPr>
                      <wps:spPr bwMode="auto">
                        <a:xfrm>
                          <a:off x="581025" y="85725"/>
                          <a:ext cx="179388" cy="168275"/>
                        </a:xfrm>
                        <a:custGeom>
                          <a:avLst/>
                          <a:gdLst>
                            <a:gd name="T0" fmla="*/ 568 w 568"/>
                            <a:gd name="T1" fmla="*/ 125 h 534"/>
                            <a:gd name="T2" fmla="*/ 568 w 568"/>
                            <a:gd name="T3" fmla="*/ 125 h 534"/>
                            <a:gd name="T4" fmla="*/ 564 w 568"/>
                            <a:gd name="T5" fmla="*/ 122 h 534"/>
                            <a:gd name="T6" fmla="*/ 552 w 568"/>
                            <a:gd name="T7" fmla="*/ 118 h 534"/>
                            <a:gd name="T8" fmla="*/ 542 w 568"/>
                            <a:gd name="T9" fmla="*/ 114 h 534"/>
                            <a:gd name="T10" fmla="*/ 531 w 568"/>
                            <a:gd name="T11" fmla="*/ 112 h 534"/>
                            <a:gd name="T12" fmla="*/ 519 w 568"/>
                            <a:gd name="T13" fmla="*/ 111 h 534"/>
                            <a:gd name="T14" fmla="*/ 503 w 568"/>
                            <a:gd name="T15" fmla="*/ 110 h 534"/>
                            <a:gd name="T16" fmla="*/ 245 w 568"/>
                            <a:gd name="T17" fmla="*/ 110 h 534"/>
                            <a:gd name="T18" fmla="*/ 245 w 568"/>
                            <a:gd name="T19" fmla="*/ 238 h 534"/>
                            <a:gd name="T20" fmla="*/ 453 w 568"/>
                            <a:gd name="T21" fmla="*/ 238 h 534"/>
                            <a:gd name="T22" fmla="*/ 453 w 568"/>
                            <a:gd name="T23" fmla="*/ 238 h 534"/>
                            <a:gd name="T24" fmla="*/ 468 w 568"/>
                            <a:gd name="T25" fmla="*/ 238 h 534"/>
                            <a:gd name="T26" fmla="*/ 481 w 568"/>
                            <a:gd name="T27" fmla="*/ 237 h 534"/>
                            <a:gd name="T28" fmla="*/ 503 w 568"/>
                            <a:gd name="T29" fmla="*/ 233 h 534"/>
                            <a:gd name="T30" fmla="*/ 518 w 568"/>
                            <a:gd name="T31" fmla="*/ 231 h 534"/>
                            <a:gd name="T32" fmla="*/ 522 w 568"/>
                            <a:gd name="T33" fmla="*/ 230 h 534"/>
                            <a:gd name="T34" fmla="*/ 522 w 568"/>
                            <a:gd name="T35" fmla="*/ 357 h 534"/>
                            <a:gd name="T36" fmla="*/ 522 w 568"/>
                            <a:gd name="T37" fmla="*/ 357 h 534"/>
                            <a:gd name="T38" fmla="*/ 518 w 568"/>
                            <a:gd name="T39" fmla="*/ 355 h 534"/>
                            <a:gd name="T40" fmla="*/ 502 w 568"/>
                            <a:gd name="T41" fmla="*/ 351 h 534"/>
                            <a:gd name="T42" fmla="*/ 480 w 568"/>
                            <a:gd name="T43" fmla="*/ 348 h 534"/>
                            <a:gd name="T44" fmla="*/ 467 w 568"/>
                            <a:gd name="T45" fmla="*/ 347 h 534"/>
                            <a:gd name="T46" fmla="*/ 453 w 568"/>
                            <a:gd name="T47" fmla="*/ 345 h 534"/>
                            <a:gd name="T48" fmla="*/ 245 w 568"/>
                            <a:gd name="T49" fmla="*/ 345 h 534"/>
                            <a:gd name="T50" fmla="*/ 245 w 568"/>
                            <a:gd name="T51" fmla="*/ 476 h 534"/>
                            <a:gd name="T52" fmla="*/ 245 w 568"/>
                            <a:gd name="T53" fmla="*/ 476 h 534"/>
                            <a:gd name="T54" fmla="*/ 246 w 568"/>
                            <a:gd name="T55" fmla="*/ 491 h 534"/>
                            <a:gd name="T56" fmla="*/ 247 w 568"/>
                            <a:gd name="T57" fmla="*/ 502 h 534"/>
                            <a:gd name="T58" fmla="*/ 249 w 568"/>
                            <a:gd name="T59" fmla="*/ 512 h 534"/>
                            <a:gd name="T60" fmla="*/ 253 w 568"/>
                            <a:gd name="T61" fmla="*/ 520 h 534"/>
                            <a:gd name="T62" fmla="*/ 258 w 568"/>
                            <a:gd name="T63" fmla="*/ 531 h 534"/>
                            <a:gd name="T64" fmla="*/ 260 w 568"/>
                            <a:gd name="T65" fmla="*/ 534 h 534"/>
                            <a:gd name="T66" fmla="*/ 0 w 568"/>
                            <a:gd name="T67" fmla="*/ 534 h 534"/>
                            <a:gd name="T68" fmla="*/ 0 w 568"/>
                            <a:gd name="T69" fmla="*/ 534 h 534"/>
                            <a:gd name="T70" fmla="*/ 2 w 568"/>
                            <a:gd name="T71" fmla="*/ 531 h 534"/>
                            <a:gd name="T72" fmla="*/ 8 w 568"/>
                            <a:gd name="T73" fmla="*/ 520 h 534"/>
                            <a:gd name="T74" fmla="*/ 12 w 568"/>
                            <a:gd name="T75" fmla="*/ 512 h 534"/>
                            <a:gd name="T76" fmla="*/ 14 w 568"/>
                            <a:gd name="T77" fmla="*/ 502 h 534"/>
                            <a:gd name="T78" fmla="*/ 15 w 568"/>
                            <a:gd name="T79" fmla="*/ 491 h 534"/>
                            <a:gd name="T80" fmla="*/ 17 w 568"/>
                            <a:gd name="T81" fmla="*/ 476 h 534"/>
                            <a:gd name="T82" fmla="*/ 17 w 568"/>
                            <a:gd name="T83" fmla="*/ 59 h 534"/>
                            <a:gd name="T84" fmla="*/ 17 w 568"/>
                            <a:gd name="T85" fmla="*/ 59 h 534"/>
                            <a:gd name="T86" fmla="*/ 15 w 568"/>
                            <a:gd name="T87" fmla="*/ 45 h 534"/>
                            <a:gd name="T88" fmla="*/ 14 w 568"/>
                            <a:gd name="T89" fmla="*/ 32 h 534"/>
                            <a:gd name="T90" fmla="*/ 12 w 568"/>
                            <a:gd name="T91" fmla="*/ 22 h 534"/>
                            <a:gd name="T92" fmla="*/ 8 w 568"/>
                            <a:gd name="T93" fmla="*/ 14 h 534"/>
                            <a:gd name="T94" fmla="*/ 2 w 568"/>
                            <a:gd name="T95" fmla="*/ 3 h 534"/>
                            <a:gd name="T96" fmla="*/ 0 w 568"/>
                            <a:gd name="T97" fmla="*/ 0 h 534"/>
                            <a:gd name="T98" fmla="*/ 568 w 568"/>
                            <a:gd name="T99" fmla="*/ 0 h 534"/>
                            <a:gd name="T100" fmla="*/ 568 w 568"/>
                            <a:gd name="T101" fmla="*/ 125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568" h="534">
                              <a:moveTo>
                                <a:pt x="568" y="125"/>
                              </a:moveTo>
                              <a:lnTo>
                                <a:pt x="568" y="125"/>
                              </a:lnTo>
                              <a:lnTo>
                                <a:pt x="564" y="122"/>
                              </a:lnTo>
                              <a:lnTo>
                                <a:pt x="552" y="118"/>
                              </a:lnTo>
                              <a:lnTo>
                                <a:pt x="542" y="114"/>
                              </a:lnTo>
                              <a:lnTo>
                                <a:pt x="531" y="112"/>
                              </a:lnTo>
                              <a:lnTo>
                                <a:pt x="519" y="111"/>
                              </a:lnTo>
                              <a:lnTo>
                                <a:pt x="503" y="110"/>
                              </a:lnTo>
                              <a:lnTo>
                                <a:pt x="245" y="110"/>
                              </a:lnTo>
                              <a:lnTo>
                                <a:pt x="245" y="238"/>
                              </a:lnTo>
                              <a:lnTo>
                                <a:pt x="453" y="238"/>
                              </a:lnTo>
                              <a:lnTo>
                                <a:pt x="453" y="238"/>
                              </a:lnTo>
                              <a:lnTo>
                                <a:pt x="468" y="238"/>
                              </a:lnTo>
                              <a:lnTo>
                                <a:pt x="481" y="237"/>
                              </a:lnTo>
                              <a:lnTo>
                                <a:pt x="503" y="233"/>
                              </a:lnTo>
                              <a:lnTo>
                                <a:pt x="518" y="231"/>
                              </a:lnTo>
                              <a:lnTo>
                                <a:pt x="522" y="230"/>
                              </a:lnTo>
                              <a:lnTo>
                                <a:pt x="522" y="357"/>
                              </a:lnTo>
                              <a:lnTo>
                                <a:pt x="522" y="357"/>
                              </a:lnTo>
                              <a:lnTo>
                                <a:pt x="518" y="355"/>
                              </a:lnTo>
                              <a:lnTo>
                                <a:pt x="502" y="351"/>
                              </a:lnTo>
                              <a:lnTo>
                                <a:pt x="480" y="348"/>
                              </a:lnTo>
                              <a:lnTo>
                                <a:pt x="467" y="347"/>
                              </a:lnTo>
                              <a:lnTo>
                                <a:pt x="453" y="345"/>
                              </a:lnTo>
                              <a:lnTo>
                                <a:pt x="245" y="345"/>
                              </a:lnTo>
                              <a:lnTo>
                                <a:pt x="245" y="476"/>
                              </a:lnTo>
                              <a:lnTo>
                                <a:pt x="245" y="476"/>
                              </a:lnTo>
                              <a:lnTo>
                                <a:pt x="246" y="491"/>
                              </a:lnTo>
                              <a:lnTo>
                                <a:pt x="247" y="502"/>
                              </a:lnTo>
                              <a:lnTo>
                                <a:pt x="249" y="512"/>
                              </a:lnTo>
                              <a:lnTo>
                                <a:pt x="253" y="520"/>
                              </a:lnTo>
                              <a:lnTo>
                                <a:pt x="258" y="531"/>
                              </a:lnTo>
                              <a:lnTo>
                                <a:pt x="260" y="534"/>
                              </a:lnTo>
                              <a:lnTo>
                                <a:pt x="0" y="534"/>
                              </a:lnTo>
                              <a:lnTo>
                                <a:pt x="0" y="534"/>
                              </a:lnTo>
                              <a:lnTo>
                                <a:pt x="2" y="531"/>
                              </a:lnTo>
                              <a:lnTo>
                                <a:pt x="8" y="520"/>
                              </a:lnTo>
                              <a:lnTo>
                                <a:pt x="12" y="512"/>
                              </a:lnTo>
                              <a:lnTo>
                                <a:pt x="14" y="502"/>
                              </a:lnTo>
                              <a:lnTo>
                                <a:pt x="15" y="491"/>
                              </a:lnTo>
                              <a:lnTo>
                                <a:pt x="17" y="476"/>
                              </a:lnTo>
                              <a:lnTo>
                                <a:pt x="17" y="59"/>
                              </a:lnTo>
                              <a:lnTo>
                                <a:pt x="17" y="59"/>
                              </a:lnTo>
                              <a:lnTo>
                                <a:pt x="15" y="45"/>
                              </a:lnTo>
                              <a:lnTo>
                                <a:pt x="14" y="32"/>
                              </a:lnTo>
                              <a:lnTo>
                                <a:pt x="12" y="22"/>
                              </a:lnTo>
                              <a:lnTo>
                                <a:pt x="8" y="14"/>
                              </a:lnTo>
                              <a:lnTo>
                                <a:pt x="2" y="3"/>
                              </a:lnTo>
                              <a:lnTo>
                                <a:pt x="0" y="0"/>
                              </a:lnTo>
                              <a:lnTo>
                                <a:pt x="568" y="0"/>
                              </a:lnTo>
                              <a:lnTo>
                                <a:pt x="568" y="12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xmlns:a14="http://schemas.microsoft.com/office/drawing/2010/main" xmlns:a="http://schemas.openxmlformats.org/drawingml/2006/main" xmlns:arto="http://schemas.microsoft.com/office/word/2006/arto">
          <w:pict w14:anchorId="1E4F8148">
            <v:group id="490 Grupo" style="position:absolute;margin-left:0;margin-top:-.05pt;width:93.65pt;height:37.35pt;z-index:251658243;mso-position-horizontal-relative:margin" coordsize="8509,3397" o:spid="_x0000_s1026" w14:anchorId="1B99D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">
              <v:rect id="Rectangle 46" style="position:absolute;width:8509;height:3397;visibility:visible;mso-wrap-style:square;v-text-anchor:top" o:spid="_x0000_s1027" fillcolor="#0063b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"/>
              <v:shape id="Freeform 30" style="position:absolute;left:682;top:857;width:2477;height:1683;visibility:visible;mso-wrap-style:square;v-text-anchor:top" coordsize="779,534" o:spid="_x0000_s1028" stroked="f" path="m779,r,l774,2r-14,8l750,19,740,29,727,42,712,58,502,319r,156l502,475r1,14l506,501r2,11l510,520r6,11l519,534r-260,l259,534r2,-3l266,520r3,-8l272,501r2,-12l274,475r,-156l66,60r,l52,43,40,30,28,20,19,12,5,2,,,263,r,l266,5r4,12l282,40r7,13l299,68r88,135l390,203,478,68r,l488,53r8,-13l507,17,513,5,514,,7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">
                <v:path arrowok="t" o:connecttype="custom" o:connectlocs="247650,0;247650,0;246060,630;241610,3151;238431,5987;235252,9139;231119,13235;226350,18277;159590,100524;159590,149683;159590,149683;159908,154095;160861,157876;161497,161342;162133,163863;164040,167330;164994,168275;82338,168275;82338,168275;82974,167330;84563,163863;85517,161342;86471,157876;87107,154095;87107,149683;87107,100524;20982,18907;20982,18907;16531,13550;12716,9454;8901,6302;6040,3781;1590,630;0,0;83610,0;83610,0;84563,1576;85835,5357;89650,12605;91875,16701;95054,21428;123030,63970;123984,63970;151960,21428;151960,21428;155139,16701;157682,12605;161179,5357;163087,1576;163404,0;247650,0" o:connectangles="0,0,0,0,0,0,0,0,0,0,0,0,0,0,0,0,0,0,0,0,0,0,0,0,0,0,0,0,0,0,0,0,0,0,0,0,0,0,0,0,0,0,0,0,0,0,0,0,0,0,0"/>
              </v:shape>
              <v:shape id="Freeform 32" style="position:absolute;left:3429;top:857;width:2047;height:1683;visibility:visible;mso-wrap-style:square;v-text-anchor:top" coordsize="642,534" o:spid="_x0000_s1029" stroked="f" path="m433,l,,,,3,3,7,14r4,8l13,33r3,12l16,59r,416l16,475r,14l13,502r-2,10l7,520,3,531,,534r260,l260,534r-2,-3l252,520r-2,-8l247,501r-2,-12l245,475r,-130l433,345r,l455,344r20,-2l497,338r19,-4l535,328r16,-7l568,311r14,-10l596,289r12,-13l617,262r10,-16l633,230r5,-18l641,193r1,-20l642,173r-1,-21l638,133r-4,-18l627,99,618,84,608,69,597,56,583,45,569,34,553,25,536,17,517,10,498,6,477,2,455,,433,xm317,249r-72,l245,99r73,l318,99r19,1l355,104r16,4l379,112r7,5l392,121r5,5l402,132r4,7l409,146r3,8l413,164r,9l413,173r,10l412,191r-3,8l406,206r-4,7l397,220r-5,5l386,230r-7,5l371,238r-8,4l355,244r-18,4l317,2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">
                <v:path arrowok="t" o:connecttype="custom" o:connectlocs="0,0;957,945;3509,6933;5104,14180;5104,149683;5104,154095;3509,161342;957,167330;82936,168275;82298,167330;79746,161342;78151,154095;78151,108717;138120,108717;151518,107772;164596,105251;175760,101154;185649,94852;193943,86974;200003,77520;203512,66806;204788,54516;204469,47899;202236,36239;197132,26470;190434,17647;181502,10714;170976,5357;158854,1891;145138,0;101118,78465;78151,31197;101437,31197;113239,32773;120895,35294;125042,38130;128232,41596;130465,46008;131741,51680;131741,54516;131422,60188;129508,64915;126637,69327;123128,72478;118343,74999;113239,76890;101118,78465" o:connectangles="0,0,0,0,0,0,0,0,0,0,0,0,0,0,0,0,0,0,0,0,0,0,0,0,0,0,0,0,0,0,0,0,0,0,0,0,0,0,0,0,0,0,0,0,0,0,0"/>
                <o:lock v:ext="edit" verticies="t"/>
              </v:shape>
              <v:shape id="Freeform 35" style="position:absolute;left:5810;top:857;width:1794;height:1683;visibility:visible;mso-wrap-style:square;v-text-anchor:top" coordsize="568,534" o:spid="_x0000_s1030" stroked="f" path="m568,125r,l564,122r-12,-4l542,114r-11,-2l519,111r-16,-1l245,110r,128l453,238r,l468,238r13,-1l503,233r15,-2l522,230r,127l522,357r-4,-2l502,351r-22,-3l467,347r-14,-2l245,345r,131l245,476r1,15l247,502r2,10l253,520r5,11l260,534,,534r,l2,531,8,520r4,-8l14,502r1,-11l17,476,17,59r,l15,45,14,32,12,22,8,14,2,3,,,568,r,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">
                <v:path arrowok="t" o:connecttype="custom" o:connectlocs="179388,39390;179388,39390;178125,38445;174335,37184;171177,35924;167703,35294;163913,34979;158859,34663;77377,34663;77377,74999;143068,74999;143068,74999;147806,74999;151911,74684;158859,73423;163597,72793;164860,72478;164860,112498;164860,112498;163597,111868;158544,110608;151595,109662;147490,109347;143068,108717;77377,108717;77377,149998;77377,149998;77693,154725;78009,158191;78640,161342;79903,163863;81483,167330;82114,168275;0,168275;0,168275;632,167330;2527,163863;3790,161342;4422,158191;4737,154725;5369,149998;5369,18592;5369,18592;4737,14180;4422,10084;3790,6933;2527,4412;632,945;0,0;179388,0;179388,39390" o:connectangles="0,0,0,0,0,0,0,0,0,0,0,0,0,0,0,0,0,0,0,0,0,0,0,0,0,0,0,0,0,0,0,0,0,0,0,0,0,0,0,0,0,0,0,0,0,0,0,0,0,0,0"/>
              </v:shape>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856AE" w14:textId="5B2C9A1B" w:rsidR="001F2BB6" w:rsidRDefault="001F2BB6">
    <w:pPr>
      <w:pStyle w:val="Header"/>
    </w:pPr>
    <w:r>
      <w:rPr>
        <w:b/>
        <w:bCs/>
        <w:noProof/>
      </w:rPr>
      <mc:AlternateContent>
        <mc:Choice Requires="wps">
          <w:drawing>
            <wp:anchor distT="0" distB="0" distL="114300" distR="114300" simplePos="0" relativeHeight="251658247" behindDoc="0" locked="0" layoutInCell="0" allowOverlap="1" wp14:anchorId="5920E0CA" wp14:editId="34594C49">
              <wp:simplePos x="0" y="0"/>
              <wp:positionH relativeFrom="page">
                <wp:posOffset>0</wp:posOffset>
              </wp:positionH>
              <wp:positionV relativeFrom="page">
                <wp:posOffset>190500</wp:posOffset>
              </wp:positionV>
              <wp:extent cx="7560310" cy="273050"/>
              <wp:effectExtent l="0" t="0" r="0" b="12700"/>
              <wp:wrapNone/>
              <wp:docPr id="14" name="Text Box 14" descr="{&quot;HashCode&quot;:1659318343,&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7B5A94" w14:textId="7AD99A8A" w:rsidR="001F2BB6" w:rsidRPr="00C059F2" w:rsidRDefault="001F2BB6" w:rsidP="00C059F2">
                          <w:pPr>
                            <w:spacing w:after="0"/>
                            <w:jc w:val="right"/>
                            <w:rPr>
                              <w:rFonts w:ascii="Calibri" w:hAnsi="Calibri" w:cs="Calibri"/>
                              <w:color w:val="000000"/>
                            </w:rPr>
                          </w:pPr>
                          <w:r w:rsidRPr="00C059F2">
                            <w:rPr>
                              <w:rFonts w:ascii="Calibri" w:hAnsi="Calibri" w:cs="Calibri"/>
                              <w:color w:val="000000"/>
                            </w:rPr>
                            <w:t>Documento: YPF-Público</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5920E0CA" id="_x0000_t202" coordsize="21600,21600" o:spt="202" path="m,l,21600r21600,l21600,xe">
              <v:stroke joinstyle="miter"/>
              <v:path gradientshapeok="t" o:connecttype="rect"/>
            </v:shapetype>
            <v:shape id="Text Box 14" o:spid="_x0000_s1030" type="#_x0000_t202" alt="{&quot;HashCode&quot;:1659318343,&quot;Height&quot;:841.0,&quot;Width&quot;:595.0,&quot;Placement&quot;:&quot;Header&quot;,&quot;Index&quot;:&quot;FirstPage&quot;,&quot;Section&quot;:1,&quot;Top&quot;:0.0,&quot;Left&quot;:0.0}" style="position:absolute;left:0;text-align:left;margin-left:0;margin-top:15pt;width:595.3pt;height:21.5pt;z-index:25165824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" o:allowincell="f" filled="f" stroked="f" strokeweight=".5pt">
              <v:textbox inset=",0,20pt,0">
                <w:txbxContent>
                  <w:p w14:paraId="547B5A94" w14:textId="7AD99A8A" w:rsidR="001F2BB6" w:rsidRPr="00C059F2" w:rsidRDefault="001F2BB6" w:rsidP="00C059F2">
                    <w:pPr>
                      <w:spacing w:after="0"/>
                      <w:jc w:val="right"/>
                      <w:rPr>
                        <w:rFonts w:ascii="Calibri" w:hAnsi="Calibri" w:cs="Calibri"/>
                        <w:color w:val="000000"/>
                      </w:rPr>
                    </w:pPr>
                    <w:r w:rsidRPr="00C059F2">
                      <w:rPr>
                        <w:rFonts w:ascii="Calibri" w:hAnsi="Calibri" w:cs="Calibri"/>
                        <w:color w:val="000000"/>
                      </w:rPr>
                      <w:t>Documento: YPF-Público</w:t>
                    </w:r>
                  </w:p>
                </w:txbxContent>
              </v:textbox>
              <w10:wrap anchorx="page" anchory="page"/>
            </v:shape>
          </w:pict>
        </mc:Fallback>
      </mc:AlternateContent>
    </w:r>
    <w:r>
      <w:rPr>
        <w:b/>
        <w:bCs/>
        <w:noProof/>
      </w:rPr>
      <mc:AlternateContent>
        <mc:Choice Requires="wps">
          <w:drawing>
            <wp:anchor distT="0" distB="0" distL="114300" distR="114300" simplePos="0" relativeHeight="251658241" behindDoc="0" locked="0" layoutInCell="0" allowOverlap="1" wp14:anchorId="5BF03008" wp14:editId="13FB9665">
              <wp:simplePos x="0" y="0"/>
              <wp:positionH relativeFrom="page">
                <wp:posOffset>0</wp:posOffset>
              </wp:positionH>
              <wp:positionV relativeFrom="page">
                <wp:posOffset>190500</wp:posOffset>
              </wp:positionV>
              <wp:extent cx="7560310" cy="273050"/>
              <wp:effectExtent l="0" t="0" r="0" b="12700"/>
              <wp:wrapNone/>
              <wp:docPr id="3" name="Text Box 3" descr="{&quot;HashCode&quot;:1659318343,&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02C1E06" w14:textId="7A87F162" w:rsidR="001F2BB6" w:rsidRPr="00232E37" w:rsidRDefault="001F2BB6" w:rsidP="00232E37">
                          <w:pPr>
                            <w:spacing w:after="0"/>
                            <w:jc w:val="right"/>
                            <w:rPr>
                              <w:rFonts w:ascii="Calibri" w:hAnsi="Calibri" w:cs="Calibri"/>
                              <w:color w:val="000000"/>
                            </w:rPr>
                          </w:pPr>
                          <w:r w:rsidRPr="00232E37">
                            <w:rPr>
                              <w:rFonts w:ascii="Calibri" w:hAnsi="Calibri" w:cs="Calibri"/>
                              <w:color w:val="000000"/>
                            </w:rPr>
                            <w:t>Documento: YPF-Público</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 w14:anchorId="5BF03008" id="Text Box 3" o:spid="_x0000_s1031" type="#_x0000_t202" alt="{&quot;HashCode&quot;:1659318343,&quot;Height&quot;:841.0,&quot;Width&quot;:595.0,&quot;Placement&quot;:&quot;Header&quot;,&quot;Index&quot;:&quot;FirstPage&quot;,&quot;Section&quot;:1,&quot;Top&quot;:0.0,&quot;Left&quot;:0.0}" style="position:absolute;left:0;text-align:left;margin-left:0;margin-top:15pt;width:595.3pt;height:21.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" o:allowincell="f" filled="f" stroked="f" strokeweight=".5pt">
              <v:textbox inset=",0,20pt,0">
                <w:txbxContent>
                  <w:p w14:paraId="202C1E06" w14:textId="7A87F162" w:rsidR="001F2BB6" w:rsidRPr="00232E37" w:rsidRDefault="001F2BB6" w:rsidP="00232E37">
                    <w:pPr>
                      <w:spacing w:after="0"/>
                      <w:jc w:val="right"/>
                      <w:rPr>
                        <w:rFonts w:ascii="Calibri" w:hAnsi="Calibri" w:cs="Calibri"/>
                        <w:color w:val="000000"/>
                      </w:rPr>
                    </w:pPr>
                    <w:r w:rsidRPr="00232E37">
                      <w:rPr>
                        <w:rFonts w:ascii="Calibri" w:hAnsi="Calibri" w:cs="Calibri"/>
                        <w:color w:val="000000"/>
                      </w:rPr>
                      <w:t>Documento: YPF-Público</w:t>
                    </w:r>
                  </w:p>
                </w:txbxContent>
              </v:textbox>
              <w10:wrap anchorx="page" anchory="page"/>
            </v:shape>
          </w:pict>
        </mc:Fallback>
      </mc:AlternateContent>
    </w:r>
    <w:r w:rsidRPr="00AD48BD">
      <w:rPr>
        <w:b/>
        <w:bCs/>
        <w:noProof/>
      </w:rPr>
      <mc:AlternateContent>
        <mc:Choice Requires="wpg">
          <w:drawing>
            <wp:anchor distT="0" distB="0" distL="114300" distR="114300" simplePos="0" relativeHeight="251658245" behindDoc="0" locked="0" layoutInCell="1" allowOverlap="1" wp14:anchorId="5AFFBB4E" wp14:editId="1FC1774E">
              <wp:simplePos x="0" y="0"/>
              <wp:positionH relativeFrom="margin">
                <wp:posOffset>-44450</wp:posOffset>
              </wp:positionH>
              <wp:positionV relativeFrom="paragraph">
                <wp:posOffset>-635</wp:posOffset>
              </wp:positionV>
              <wp:extent cx="1189355" cy="474345"/>
              <wp:effectExtent l="0" t="0" r="0" b="1905"/>
              <wp:wrapNone/>
              <wp:docPr id="36" name="Group 36"/>
              <wp:cNvGraphicFramePr/>
              <a:graphic xmlns:a="http://schemas.openxmlformats.org/drawingml/2006/main">
                <a:graphicData uri="http://schemas.microsoft.com/office/word/2010/wordprocessingGroup">
                  <wpg:wgp>
                    <wpg:cNvGrpSpPr/>
                    <wpg:grpSpPr>
                      <a:xfrm>
                        <a:off x="0" y="0"/>
                        <a:ext cx="1189355" cy="474345"/>
                        <a:chOff x="0" y="0"/>
                        <a:chExt cx="850900" cy="339725"/>
                      </a:xfrm>
                    </wpg:grpSpPr>
                    <wps:wsp>
                      <wps:cNvPr id="41" name="Rectangle 41"/>
                      <wps:cNvSpPr>
                        <a:spLocks noChangeArrowheads="1"/>
                      </wps:cNvSpPr>
                      <wps:spPr bwMode="auto">
                        <a:xfrm>
                          <a:off x="0" y="0"/>
                          <a:ext cx="850900" cy="339725"/>
                        </a:xfrm>
                        <a:prstGeom prst="rect">
                          <a:avLst/>
                        </a:prstGeom>
                        <a:solidFill>
                          <a:srgbClr val="0063BD"/>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2" name="Freeform 30"/>
                      <wps:cNvSpPr>
                        <a:spLocks/>
                      </wps:cNvSpPr>
                      <wps:spPr bwMode="auto">
                        <a:xfrm>
                          <a:off x="68263" y="85725"/>
                          <a:ext cx="247650" cy="168275"/>
                        </a:xfrm>
                        <a:custGeom>
                          <a:avLst/>
                          <a:gdLst>
                            <a:gd name="T0" fmla="*/ 779 w 779"/>
                            <a:gd name="T1" fmla="*/ 0 h 534"/>
                            <a:gd name="T2" fmla="*/ 779 w 779"/>
                            <a:gd name="T3" fmla="*/ 0 h 534"/>
                            <a:gd name="T4" fmla="*/ 774 w 779"/>
                            <a:gd name="T5" fmla="*/ 2 h 534"/>
                            <a:gd name="T6" fmla="*/ 760 w 779"/>
                            <a:gd name="T7" fmla="*/ 10 h 534"/>
                            <a:gd name="T8" fmla="*/ 750 w 779"/>
                            <a:gd name="T9" fmla="*/ 19 h 534"/>
                            <a:gd name="T10" fmla="*/ 740 w 779"/>
                            <a:gd name="T11" fmla="*/ 29 h 534"/>
                            <a:gd name="T12" fmla="*/ 727 w 779"/>
                            <a:gd name="T13" fmla="*/ 42 h 534"/>
                            <a:gd name="T14" fmla="*/ 712 w 779"/>
                            <a:gd name="T15" fmla="*/ 58 h 534"/>
                            <a:gd name="T16" fmla="*/ 502 w 779"/>
                            <a:gd name="T17" fmla="*/ 319 h 534"/>
                            <a:gd name="T18" fmla="*/ 502 w 779"/>
                            <a:gd name="T19" fmla="*/ 475 h 534"/>
                            <a:gd name="T20" fmla="*/ 502 w 779"/>
                            <a:gd name="T21" fmla="*/ 475 h 534"/>
                            <a:gd name="T22" fmla="*/ 503 w 779"/>
                            <a:gd name="T23" fmla="*/ 489 h 534"/>
                            <a:gd name="T24" fmla="*/ 506 w 779"/>
                            <a:gd name="T25" fmla="*/ 501 h 534"/>
                            <a:gd name="T26" fmla="*/ 508 w 779"/>
                            <a:gd name="T27" fmla="*/ 512 h 534"/>
                            <a:gd name="T28" fmla="*/ 510 w 779"/>
                            <a:gd name="T29" fmla="*/ 520 h 534"/>
                            <a:gd name="T30" fmla="*/ 516 w 779"/>
                            <a:gd name="T31" fmla="*/ 531 h 534"/>
                            <a:gd name="T32" fmla="*/ 519 w 779"/>
                            <a:gd name="T33" fmla="*/ 534 h 534"/>
                            <a:gd name="T34" fmla="*/ 259 w 779"/>
                            <a:gd name="T35" fmla="*/ 534 h 534"/>
                            <a:gd name="T36" fmla="*/ 259 w 779"/>
                            <a:gd name="T37" fmla="*/ 534 h 534"/>
                            <a:gd name="T38" fmla="*/ 261 w 779"/>
                            <a:gd name="T39" fmla="*/ 531 h 534"/>
                            <a:gd name="T40" fmla="*/ 266 w 779"/>
                            <a:gd name="T41" fmla="*/ 520 h 534"/>
                            <a:gd name="T42" fmla="*/ 269 w 779"/>
                            <a:gd name="T43" fmla="*/ 512 h 534"/>
                            <a:gd name="T44" fmla="*/ 272 w 779"/>
                            <a:gd name="T45" fmla="*/ 501 h 534"/>
                            <a:gd name="T46" fmla="*/ 274 w 779"/>
                            <a:gd name="T47" fmla="*/ 489 h 534"/>
                            <a:gd name="T48" fmla="*/ 274 w 779"/>
                            <a:gd name="T49" fmla="*/ 475 h 534"/>
                            <a:gd name="T50" fmla="*/ 274 w 779"/>
                            <a:gd name="T51" fmla="*/ 319 h 534"/>
                            <a:gd name="T52" fmla="*/ 66 w 779"/>
                            <a:gd name="T53" fmla="*/ 60 h 534"/>
                            <a:gd name="T54" fmla="*/ 66 w 779"/>
                            <a:gd name="T55" fmla="*/ 60 h 534"/>
                            <a:gd name="T56" fmla="*/ 52 w 779"/>
                            <a:gd name="T57" fmla="*/ 43 h 534"/>
                            <a:gd name="T58" fmla="*/ 40 w 779"/>
                            <a:gd name="T59" fmla="*/ 30 h 534"/>
                            <a:gd name="T60" fmla="*/ 28 w 779"/>
                            <a:gd name="T61" fmla="*/ 20 h 534"/>
                            <a:gd name="T62" fmla="*/ 19 w 779"/>
                            <a:gd name="T63" fmla="*/ 12 h 534"/>
                            <a:gd name="T64" fmla="*/ 5 w 779"/>
                            <a:gd name="T65" fmla="*/ 2 h 534"/>
                            <a:gd name="T66" fmla="*/ 0 w 779"/>
                            <a:gd name="T67" fmla="*/ 0 h 534"/>
                            <a:gd name="T68" fmla="*/ 263 w 779"/>
                            <a:gd name="T69" fmla="*/ 0 h 534"/>
                            <a:gd name="T70" fmla="*/ 263 w 779"/>
                            <a:gd name="T71" fmla="*/ 0 h 534"/>
                            <a:gd name="T72" fmla="*/ 266 w 779"/>
                            <a:gd name="T73" fmla="*/ 5 h 534"/>
                            <a:gd name="T74" fmla="*/ 270 w 779"/>
                            <a:gd name="T75" fmla="*/ 17 h 534"/>
                            <a:gd name="T76" fmla="*/ 282 w 779"/>
                            <a:gd name="T77" fmla="*/ 40 h 534"/>
                            <a:gd name="T78" fmla="*/ 289 w 779"/>
                            <a:gd name="T79" fmla="*/ 53 h 534"/>
                            <a:gd name="T80" fmla="*/ 299 w 779"/>
                            <a:gd name="T81" fmla="*/ 68 h 534"/>
                            <a:gd name="T82" fmla="*/ 387 w 779"/>
                            <a:gd name="T83" fmla="*/ 203 h 534"/>
                            <a:gd name="T84" fmla="*/ 390 w 779"/>
                            <a:gd name="T85" fmla="*/ 203 h 534"/>
                            <a:gd name="T86" fmla="*/ 478 w 779"/>
                            <a:gd name="T87" fmla="*/ 68 h 534"/>
                            <a:gd name="T88" fmla="*/ 478 w 779"/>
                            <a:gd name="T89" fmla="*/ 68 h 534"/>
                            <a:gd name="T90" fmla="*/ 488 w 779"/>
                            <a:gd name="T91" fmla="*/ 53 h 534"/>
                            <a:gd name="T92" fmla="*/ 496 w 779"/>
                            <a:gd name="T93" fmla="*/ 40 h 534"/>
                            <a:gd name="T94" fmla="*/ 507 w 779"/>
                            <a:gd name="T95" fmla="*/ 17 h 534"/>
                            <a:gd name="T96" fmla="*/ 513 w 779"/>
                            <a:gd name="T97" fmla="*/ 5 h 534"/>
                            <a:gd name="T98" fmla="*/ 514 w 779"/>
                            <a:gd name="T99" fmla="*/ 0 h 534"/>
                            <a:gd name="T100" fmla="*/ 779 w 779"/>
                            <a:gd name="T101" fmla="*/ 0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79" h="534">
                              <a:moveTo>
                                <a:pt x="779" y="0"/>
                              </a:moveTo>
                              <a:lnTo>
                                <a:pt x="779" y="0"/>
                              </a:lnTo>
                              <a:lnTo>
                                <a:pt x="774" y="2"/>
                              </a:lnTo>
                              <a:lnTo>
                                <a:pt x="760" y="10"/>
                              </a:lnTo>
                              <a:lnTo>
                                <a:pt x="750" y="19"/>
                              </a:lnTo>
                              <a:lnTo>
                                <a:pt x="740" y="29"/>
                              </a:lnTo>
                              <a:lnTo>
                                <a:pt x="727" y="42"/>
                              </a:lnTo>
                              <a:lnTo>
                                <a:pt x="712" y="58"/>
                              </a:lnTo>
                              <a:lnTo>
                                <a:pt x="502" y="319"/>
                              </a:lnTo>
                              <a:lnTo>
                                <a:pt x="502" y="475"/>
                              </a:lnTo>
                              <a:lnTo>
                                <a:pt x="502" y="475"/>
                              </a:lnTo>
                              <a:lnTo>
                                <a:pt x="503" y="489"/>
                              </a:lnTo>
                              <a:lnTo>
                                <a:pt x="506" y="501"/>
                              </a:lnTo>
                              <a:lnTo>
                                <a:pt x="508" y="512"/>
                              </a:lnTo>
                              <a:lnTo>
                                <a:pt x="510" y="520"/>
                              </a:lnTo>
                              <a:lnTo>
                                <a:pt x="516" y="531"/>
                              </a:lnTo>
                              <a:lnTo>
                                <a:pt x="519" y="534"/>
                              </a:lnTo>
                              <a:lnTo>
                                <a:pt x="259" y="534"/>
                              </a:lnTo>
                              <a:lnTo>
                                <a:pt x="259" y="534"/>
                              </a:lnTo>
                              <a:lnTo>
                                <a:pt x="261" y="531"/>
                              </a:lnTo>
                              <a:lnTo>
                                <a:pt x="266" y="520"/>
                              </a:lnTo>
                              <a:lnTo>
                                <a:pt x="269" y="512"/>
                              </a:lnTo>
                              <a:lnTo>
                                <a:pt x="272" y="501"/>
                              </a:lnTo>
                              <a:lnTo>
                                <a:pt x="274" y="489"/>
                              </a:lnTo>
                              <a:lnTo>
                                <a:pt x="274" y="475"/>
                              </a:lnTo>
                              <a:lnTo>
                                <a:pt x="274" y="319"/>
                              </a:lnTo>
                              <a:lnTo>
                                <a:pt x="66" y="60"/>
                              </a:lnTo>
                              <a:lnTo>
                                <a:pt x="66" y="60"/>
                              </a:lnTo>
                              <a:lnTo>
                                <a:pt x="52" y="43"/>
                              </a:lnTo>
                              <a:lnTo>
                                <a:pt x="40" y="30"/>
                              </a:lnTo>
                              <a:lnTo>
                                <a:pt x="28" y="20"/>
                              </a:lnTo>
                              <a:lnTo>
                                <a:pt x="19" y="12"/>
                              </a:lnTo>
                              <a:lnTo>
                                <a:pt x="5" y="2"/>
                              </a:lnTo>
                              <a:lnTo>
                                <a:pt x="0" y="0"/>
                              </a:lnTo>
                              <a:lnTo>
                                <a:pt x="263" y="0"/>
                              </a:lnTo>
                              <a:lnTo>
                                <a:pt x="263" y="0"/>
                              </a:lnTo>
                              <a:lnTo>
                                <a:pt x="266" y="5"/>
                              </a:lnTo>
                              <a:lnTo>
                                <a:pt x="270" y="17"/>
                              </a:lnTo>
                              <a:lnTo>
                                <a:pt x="282" y="40"/>
                              </a:lnTo>
                              <a:lnTo>
                                <a:pt x="289" y="53"/>
                              </a:lnTo>
                              <a:lnTo>
                                <a:pt x="299" y="68"/>
                              </a:lnTo>
                              <a:lnTo>
                                <a:pt x="387" y="203"/>
                              </a:lnTo>
                              <a:lnTo>
                                <a:pt x="390" y="203"/>
                              </a:lnTo>
                              <a:lnTo>
                                <a:pt x="478" y="68"/>
                              </a:lnTo>
                              <a:lnTo>
                                <a:pt x="478" y="68"/>
                              </a:lnTo>
                              <a:lnTo>
                                <a:pt x="488" y="53"/>
                              </a:lnTo>
                              <a:lnTo>
                                <a:pt x="496" y="40"/>
                              </a:lnTo>
                              <a:lnTo>
                                <a:pt x="507" y="17"/>
                              </a:lnTo>
                              <a:lnTo>
                                <a:pt x="513" y="5"/>
                              </a:lnTo>
                              <a:lnTo>
                                <a:pt x="514" y="0"/>
                              </a:lnTo>
                              <a:lnTo>
                                <a:pt x="77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3" name="Freeform 32"/>
                      <wps:cNvSpPr>
                        <a:spLocks noEditPoints="1"/>
                      </wps:cNvSpPr>
                      <wps:spPr bwMode="auto">
                        <a:xfrm>
                          <a:off x="342900" y="85725"/>
                          <a:ext cx="204788" cy="168275"/>
                        </a:xfrm>
                        <a:custGeom>
                          <a:avLst/>
                          <a:gdLst>
                            <a:gd name="T0" fmla="*/ 0 w 642"/>
                            <a:gd name="T1" fmla="*/ 0 h 534"/>
                            <a:gd name="T2" fmla="*/ 3 w 642"/>
                            <a:gd name="T3" fmla="*/ 3 h 534"/>
                            <a:gd name="T4" fmla="*/ 11 w 642"/>
                            <a:gd name="T5" fmla="*/ 22 h 534"/>
                            <a:gd name="T6" fmla="*/ 16 w 642"/>
                            <a:gd name="T7" fmla="*/ 45 h 534"/>
                            <a:gd name="T8" fmla="*/ 16 w 642"/>
                            <a:gd name="T9" fmla="*/ 475 h 534"/>
                            <a:gd name="T10" fmla="*/ 16 w 642"/>
                            <a:gd name="T11" fmla="*/ 489 h 534"/>
                            <a:gd name="T12" fmla="*/ 11 w 642"/>
                            <a:gd name="T13" fmla="*/ 512 h 534"/>
                            <a:gd name="T14" fmla="*/ 3 w 642"/>
                            <a:gd name="T15" fmla="*/ 531 h 534"/>
                            <a:gd name="T16" fmla="*/ 260 w 642"/>
                            <a:gd name="T17" fmla="*/ 534 h 534"/>
                            <a:gd name="T18" fmla="*/ 258 w 642"/>
                            <a:gd name="T19" fmla="*/ 531 h 534"/>
                            <a:gd name="T20" fmla="*/ 250 w 642"/>
                            <a:gd name="T21" fmla="*/ 512 h 534"/>
                            <a:gd name="T22" fmla="*/ 245 w 642"/>
                            <a:gd name="T23" fmla="*/ 489 h 534"/>
                            <a:gd name="T24" fmla="*/ 245 w 642"/>
                            <a:gd name="T25" fmla="*/ 345 h 534"/>
                            <a:gd name="T26" fmla="*/ 433 w 642"/>
                            <a:gd name="T27" fmla="*/ 345 h 534"/>
                            <a:gd name="T28" fmla="*/ 475 w 642"/>
                            <a:gd name="T29" fmla="*/ 342 h 534"/>
                            <a:gd name="T30" fmla="*/ 516 w 642"/>
                            <a:gd name="T31" fmla="*/ 334 h 534"/>
                            <a:gd name="T32" fmla="*/ 551 w 642"/>
                            <a:gd name="T33" fmla="*/ 321 h 534"/>
                            <a:gd name="T34" fmla="*/ 582 w 642"/>
                            <a:gd name="T35" fmla="*/ 301 h 534"/>
                            <a:gd name="T36" fmla="*/ 608 w 642"/>
                            <a:gd name="T37" fmla="*/ 276 h 534"/>
                            <a:gd name="T38" fmla="*/ 627 w 642"/>
                            <a:gd name="T39" fmla="*/ 246 h 534"/>
                            <a:gd name="T40" fmla="*/ 638 w 642"/>
                            <a:gd name="T41" fmla="*/ 212 h 534"/>
                            <a:gd name="T42" fmla="*/ 642 w 642"/>
                            <a:gd name="T43" fmla="*/ 173 h 534"/>
                            <a:gd name="T44" fmla="*/ 641 w 642"/>
                            <a:gd name="T45" fmla="*/ 152 h 534"/>
                            <a:gd name="T46" fmla="*/ 634 w 642"/>
                            <a:gd name="T47" fmla="*/ 115 h 534"/>
                            <a:gd name="T48" fmla="*/ 618 w 642"/>
                            <a:gd name="T49" fmla="*/ 84 h 534"/>
                            <a:gd name="T50" fmla="*/ 597 w 642"/>
                            <a:gd name="T51" fmla="*/ 56 h 534"/>
                            <a:gd name="T52" fmla="*/ 569 w 642"/>
                            <a:gd name="T53" fmla="*/ 34 h 534"/>
                            <a:gd name="T54" fmla="*/ 536 w 642"/>
                            <a:gd name="T55" fmla="*/ 17 h 534"/>
                            <a:gd name="T56" fmla="*/ 498 w 642"/>
                            <a:gd name="T57" fmla="*/ 6 h 534"/>
                            <a:gd name="T58" fmla="*/ 455 w 642"/>
                            <a:gd name="T59" fmla="*/ 0 h 534"/>
                            <a:gd name="T60" fmla="*/ 317 w 642"/>
                            <a:gd name="T61" fmla="*/ 249 h 534"/>
                            <a:gd name="T62" fmla="*/ 245 w 642"/>
                            <a:gd name="T63" fmla="*/ 99 h 534"/>
                            <a:gd name="T64" fmla="*/ 318 w 642"/>
                            <a:gd name="T65" fmla="*/ 99 h 534"/>
                            <a:gd name="T66" fmla="*/ 355 w 642"/>
                            <a:gd name="T67" fmla="*/ 104 h 534"/>
                            <a:gd name="T68" fmla="*/ 379 w 642"/>
                            <a:gd name="T69" fmla="*/ 112 h 534"/>
                            <a:gd name="T70" fmla="*/ 392 w 642"/>
                            <a:gd name="T71" fmla="*/ 121 h 534"/>
                            <a:gd name="T72" fmla="*/ 402 w 642"/>
                            <a:gd name="T73" fmla="*/ 132 h 534"/>
                            <a:gd name="T74" fmla="*/ 409 w 642"/>
                            <a:gd name="T75" fmla="*/ 146 h 534"/>
                            <a:gd name="T76" fmla="*/ 413 w 642"/>
                            <a:gd name="T77" fmla="*/ 164 h 534"/>
                            <a:gd name="T78" fmla="*/ 413 w 642"/>
                            <a:gd name="T79" fmla="*/ 173 h 534"/>
                            <a:gd name="T80" fmla="*/ 412 w 642"/>
                            <a:gd name="T81" fmla="*/ 191 h 534"/>
                            <a:gd name="T82" fmla="*/ 406 w 642"/>
                            <a:gd name="T83" fmla="*/ 206 h 534"/>
                            <a:gd name="T84" fmla="*/ 397 w 642"/>
                            <a:gd name="T85" fmla="*/ 220 h 534"/>
                            <a:gd name="T86" fmla="*/ 386 w 642"/>
                            <a:gd name="T87" fmla="*/ 230 h 534"/>
                            <a:gd name="T88" fmla="*/ 371 w 642"/>
                            <a:gd name="T89" fmla="*/ 238 h 534"/>
                            <a:gd name="T90" fmla="*/ 355 w 642"/>
                            <a:gd name="T91" fmla="*/ 244 h 534"/>
                            <a:gd name="T92" fmla="*/ 317 w 642"/>
                            <a:gd name="T93" fmla="*/ 249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642" h="534">
                              <a:moveTo>
                                <a:pt x="433" y="0"/>
                              </a:moveTo>
                              <a:lnTo>
                                <a:pt x="0" y="0"/>
                              </a:lnTo>
                              <a:lnTo>
                                <a:pt x="0" y="0"/>
                              </a:lnTo>
                              <a:lnTo>
                                <a:pt x="3" y="3"/>
                              </a:lnTo>
                              <a:lnTo>
                                <a:pt x="7" y="14"/>
                              </a:lnTo>
                              <a:lnTo>
                                <a:pt x="11" y="22"/>
                              </a:lnTo>
                              <a:lnTo>
                                <a:pt x="13" y="33"/>
                              </a:lnTo>
                              <a:lnTo>
                                <a:pt x="16" y="45"/>
                              </a:lnTo>
                              <a:lnTo>
                                <a:pt x="16" y="59"/>
                              </a:lnTo>
                              <a:lnTo>
                                <a:pt x="16" y="475"/>
                              </a:lnTo>
                              <a:lnTo>
                                <a:pt x="16" y="475"/>
                              </a:lnTo>
                              <a:lnTo>
                                <a:pt x="16" y="489"/>
                              </a:lnTo>
                              <a:lnTo>
                                <a:pt x="13" y="502"/>
                              </a:lnTo>
                              <a:lnTo>
                                <a:pt x="11" y="512"/>
                              </a:lnTo>
                              <a:lnTo>
                                <a:pt x="7" y="520"/>
                              </a:lnTo>
                              <a:lnTo>
                                <a:pt x="3" y="531"/>
                              </a:lnTo>
                              <a:lnTo>
                                <a:pt x="0" y="534"/>
                              </a:lnTo>
                              <a:lnTo>
                                <a:pt x="260" y="534"/>
                              </a:lnTo>
                              <a:lnTo>
                                <a:pt x="260" y="534"/>
                              </a:lnTo>
                              <a:lnTo>
                                <a:pt x="258" y="531"/>
                              </a:lnTo>
                              <a:lnTo>
                                <a:pt x="252" y="520"/>
                              </a:lnTo>
                              <a:lnTo>
                                <a:pt x="250" y="512"/>
                              </a:lnTo>
                              <a:lnTo>
                                <a:pt x="247" y="501"/>
                              </a:lnTo>
                              <a:lnTo>
                                <a:pt x="245" y="489"/>
                              </a:lnTo>
                              <a:lnTo>
                                <a:pt x="245" y="475"/>
                              </a:lnTo>
                              <a:lnTo>
                                <a:pt x="245" y="345"/>
                              </a:lnTo>
                              <a:lnTo>
                                <a:pt x="433" y="345"/>
                              </a:lnTo>
                              <a:lnTo>
                                <a:pt x="433" y="345"/>
                              </a:lnTo>
                              <a:lnTo>
                                <a:pt x="455" y="344"/>
                              </a:lnTo>
                              <a:lnTo>
                                <a:pt x="475" y="342"/>
                              </a:lnTo>
                              <a:lnTo>
                                <a:pt x="497" y="338"/>
                              </a:lnTo>
                              <a:lnTo>
                                <a:pt x="516" y="334"/>
                              </a:lnTo>
                              <a:lnTo>
                                <a:pt x="535" y="328"/>
                              </a:lnTo>
                              <a:lnTo>
                                <a:pt x="551" y="321"/>
                              </a:lnTo>
                              <a:lnTo>
                                <a:pt x="568" y="311"/>
                              </a:lnTo>
                              <a:lnTo>
                                <a:pt x="582" y="301"/>
                              </a:lnTo>
                              <a:lnTo>
                                <a:pt x="596" y="289"/>
                              </a:lnTo>
                              <a:lnTo>
                                <a:pt x="608" y="276"/>
                              </a:lnTo>
                              <a:lnTo>
                                <a:pt x="617" y="262"/>
                              </a:lnTo>
                              <a:lnTo>
                                <a:pt x="627" y="246"/>
                              </a:lnTo>
                              <a:lnTo>
                                <a:pt x="633" y="230"/>
                              </a:lnTo>
                              <a:lnTo>
                                <a:pt x="638" y="212"/>
                              </a:lnTo>
                              <a:lnTo>
                                <a:pt x="641" y="193"/>
                              </a:lnTo>
                              <a:lnTo>
                                <a:pt x="642" y="173"/>
                              </a:lnTo>
                              <a:lnTo>
                                <a:pt x="642" y="173"/>
                              </a:lnTo>
                              <a:lnTo>
                                <a:pt x="641" y="152"/>
                              </a:lnTo>
                              <a:lnTo>
                                <a:pt x="638" y="133"/>
                              </a:lnTo>
                              <a:lnTo>
                                <a:pt x="634" y="115"/>
                              </a:lnTo>
                              <a:lnTo>
                                <a:pt x="627" y="99"/>
                              </a:lnTo>
                              <a:lnTo>
                                <a:pt x="618" y="84"/>
                              </a:lnTo>
                              <a:lnTo>
                                <a:pt x="608" y="69"/>
                              </a:lnTo>
                              <a:lnTo>
                                <a:pt x="597" y="56"/>
                              </a:lnTo>
                              <a:lnTo>
                                <a:pt x="583" y="45"/>
                              </a:lnTo>
                              <a:lnTo>
                                <a:pt x="569" y="34"/>
                              </a:lnTo>
                              <a:lnTo>
                                <a:pt x="553" y="25"/>
                              </a:lnTo>
                              <a:lnTo>
                                <a:pt x="536" y="17"/>
                              </a:lnTo>
                              <a:lnTo>
                                <a:pt x="517" y="10"/>
                              </a:lnTo>
                              <a:lnTo>
                                <a:pt x="498" y="6"/>
                              </a:lnTo>
                              <a:lnTo>
                                <a:pt x="477" y="2"/>
                              </a:lnTo>
                              <a:lnTo>
                                <a:pt x="455" y="0"/>
                              </a:lnTo>
                              <a:lnTo>
                                <a:pt x="433" y="0"/>
                              </a:lnTo>
                              <a:close/>
                              <a:moveTo>
                                <a:pt x="317" y="249"/>
                              </a:moveTo>
                              <a:lnTo>
                                <a:pt x="245" y="249"/>
                              </a:lnTo>
                              <a:lnTo>
                                <a:pt x="245" y="99"/>
                              </a:lnTo>
                              <a:lnTo>
                                <a:pt x="318" y="99"/>
                              </a:lnTo>
                              <a:lnTo>
                                <a:pt x="318" y="99"/>
                              </a:lnTo>
                              <a:lnTo>
                                <a:pt x="337" y="100"/>
                              </a:lnTo>
                              <a:lnTo>
                                <a:pt x="355" y="104"/>
                              </a:lnTo>
                              <a:lnTo>
                                <a:pt x="371" y="108"/>
                              </a:lnTo>
                              <a:lnTo>
                                <a:pt x="379" y="112"/>
                              </a:lnTo>
                              <a:lnTo>
                                <a:pt x="386" y="117"/>
                              </a:lnTo>
                              <a:lnTo>
                                <a:pt x="392" y="121"/>
                              </a:lnTo>
                              <a:lnTo>
                                <a:pt x="397" y="126"/>
                              </a:lnTo>
                              <a:lnTo>
                                <a:pt x="402" y="132"/>
                              </a:lnTo>
                              <a:lnTo>
                                <a:pt x="406" y="139"/>
                              </a:lnTo>
                              <a:lnTo>
                                <a:pt x="409" y="146"/>
                              </a:lnTo>
                              <a:lnTo>
                                <a:pt x="412" y="154"/>
                              </a:lnTo>
                              <a:lnTo>
                                <a:pt x="413" y="164"/>
                              </a:lnTo>
                              <a:lnTo>
                                <a:pt x="413" y="173"/>
                              </a:lnTo>
                              <a:lnTo>
                                <a:pt x="413" y="173"/>
                              </a:lnTo>
                              <a:lnTo>
                                <a:pt x="413" y="183"/>
                              </a:lnTo>
                              <a:lnTo>
                                <a:pt x="412" y="191"/>
                              </a:lnTo>
                              <a:lnTo>
                                <a:pt x="409" y="199"/>
                              </a:lnTo>
                              <a:lnTo>
                                <a:pt x="406" y="206"/>
                              </a:lnTo>
                              <a:lnTo>
                                <a:pt x="402" y="213"/>
                              </a:lnTo>
                              <a:lnTo>
                                <a:pt x="397" y="220"/>
                              </a:lnTo>
                              <a:lnTo>
                                <a:pt x="392" y="225"/>
                              </a:lnTo>
                              <a:lnTo>
                                <a:pt x="386" y="230"/>
                              </a:lnTo>
                              <a:lnTo>
                                <a:pt x="379" y="235"/>
                              </a:lnTo>
                              <a:lnTo>
                                <a:pt x="371" y="238"/>
                              </a:lnTo>
                              <a:lnTo>
                                <a:pt x="363" y="242"/>
                              </a:lnTo>
                              <a:lnTo>
                                <a:pt x="355" y="244"/>
                              </a:lnTo>
                              <a:lnTo>
                                <a:pt x="337" y="248"/>
                              </a:lnTo>
                              <a:lnTo>
                                <a:pt x="317" y="2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4" name="Freeform 35"/>
                      <wps:cNvSpPr>
                        <a:spLocks/>
                      </wps:cNvSpPr>
                      <wps:spPr bwMode="auto">
                        <a:xfrm>
                          <a:off x="581025" y="85725"/>
                          <a:ext cx="179388" cy="168275"/>
                        </a:xfrm>
                        <a:custGeom>
                          <a:avLst/>
                          <a:gdLst>
                            <a:gd name="T0" fmla="*/ 568 w 568"/>
                            <a:gd name="T1" fmla="*/ 125 h 534"/>
                            <a:gd name="T2" fmla="*/ 568 w 568"/>
                            <a:gd name="T3" fmla="*/ 125 h 534"/>
                            <a:gd name="T4" fmla="*/ 564 w 568"/>
                            <a:gd name="T5" fmla="*/ 122 h 534"/>
                            <a:gd name="T6" fmla="*/ 552 w 568"/>
                            <a:gd name="T7" fmla="*/ 118 h 534"/>
                            <a:gd name="T8" fmla="*/ 542 w 568"/>
                            <a:gd name="T9" fmla="*/ 114 h 534"/>
                            <a:gd name="T10" fmla="*/ 531 w 568"/>
                            <a:gd name="T11" fmla="*/ 112 h 534"/>
                            <a:gd name="T12" fmla="*/ 519 w 568"/>
                            <a:gd name="T13" fmla="*/ 111 h 534"/>
                            <a:gd name="T14" fmla="*/ 503 w 568"/>
                            <a:gd name="T15" fmla="*/ 110 h 534"/>
                            <a:gd name="T16" fmla="*/ 245 w 568"/>
                            <a:gd name="T17" fmla="*/ 110 h 534"/>
                            <a:gd name="T18" fmla="*/ 245 w 568"/>
                            <a:gd name="T19" fmla="*/ 238 h 534"/>
                            <a:gd name="T20" fmla="*/ 453 w 568"/>
                            <a:gd name="T21" fmla="*/ 238 h 534"/>
                            <a:gd name="T22" fmla="*/ 453 w 568"/>
                            <a:gd name="T23" fmla="*/ 238 h 534"/>
                            <a:gd name="T24" fmla="*/ 468 w 568"/>
                            <a:gd name="T25" fmla="*/ 238 h 534"/>
                            <a:gd name="T26" fmla="*/ 481 w 568"/>
                            <a:gd name="T27" fmla="*/ 237 h 534"/>
                            <a:gd name="T28" fmla="*/ 503 w 568"/>
                            <a:gd name="T29" fmla="*/ 233 h 534"/>
                            <a:gd name="T30" fmla="*/ 518 w 568"/>
                            <a:gd name="T31" fmla="*/ 231 h 534"/>
                            <a:gd name="T32" fmla="*/ 522 w 568"/>
                            <a:gd name="T33" fmla="*/ 230 h 534"/>
                            <a:gd name="T34" fmla="*/ 522 w 568"/>
                            <a:gd name="T35" fmla="*/ 357 h 534"/>
                            <a:gd name="T36" fmla="*/ 522 w 568"/>
                            <a:gd name="T37" fmla="*/ 357 h 534"/>
                            <a:gd name="T38" fmla="*/ 518 w 568"/>
                            <a:gd name="T39" fmla="*/ 355 h 534"/>
                            <a:gd name="T40" fmla="*/ 502 w 568"/>
                            <a:gd name="T41" fmla="*/ 351 h 534"/>
                            <a:gd name="T42" fmla="*/ 480 w 568"/>
                            <a:gd name="T43" fmla="*/ 348 h 534"/>
                            <a:gd name="T44" fmla="*/ 467 w 568"/>
                            <a:gd name="T45" fmla="*/ 347 h 534"/>
                            <a:gd name="T46" fmla="*/ 453 w 568"/>
                            <a:gd name="T47" fmla="*/ 345 h 534"/>
                            <a:gd name="T48" fmla="*/ 245 w 568"/>
                            <a:gd name="T49" fmla="*/ 345 h 534"/>
                            <a:gd name="T50" fmla="*/ 245 w 568"/>
                            <a:gd name="T51" fmla="*/ 476 h 534"/>
                            <a:gd name="T52" fmla="*/ 245 w 568"/>
                            <a:gd name="T53" fmla="*/ 476 h 534"/>
                            <a:gd name="T54" fmla="*/ 246 w 568"/>
                            <a:gd name="T55" fmla="*/ 491 h 534"/>
                            <a:gd name="T56" fmla="*/ 247 w 568"/>
                            <a:gd name="T57" fmla="*/ 502 h 534"/>
                            <a:gd name="T58" fmla="*/ 249 w 568"/>
                            <a:gd name="T59" fmla="*/ 512 h 534"/>
                            <a:gd name="T60" fmla="*/ 253 w 568"/>
                            <a:gd name="T61" fmla="*/ 520 h 534"/>
                            <a:gd name="T62" fmla="*/ 258 w 568"/>
                            <a:gd name="T63" fmla="*/ 531 h 534"/>
                            <a:gd name="T64" fmla="*/ 260 w 568"/>
                            <a:gd name="T65" fmla="*/ 534 h 534"/>
                            <a:gd name="T66" fmla="*/ 0 w 568"/>
                            <a:gd name="T67" fmla="*/ 534 h 534"/>
                            <a:gd name="T68" fmla="*/ 0 w 568"/>
                            <a:gd name="T69" fmla="*/ 534 h 534"/>
                            <a:gd name="T70" fmla="*/ 2 w 568"/>
                            <a:gd name="T71" fmla="*/ 531 h 534"/>
                            <a:gd name="T72" fmla="*/ 8 w 568"/>
                            <a:gd name="T73" fmla="*/ 520 h 534"/>
                            <a:gd name="T74" fmla="*/ 12 w 568"/>
                            <a:gd name="T75" fmla="*/ 512 h 534"/>
                            <a:gd name="T76" fmla="*/ 14 w 568"/>
                            <a:gd name="T77" fmla="*/ 502 h 534"/>
                            <a:gd name="T78" fmla="*/ 15 w 568"/>
                            <a:gd name="T79" fmla="*/ 491 h 534"/>
                            <a:gd name="T80" fmla="*/ 17 w 568"/>
                            <a:gd name="T81" fmla="*/ 476 h 534"/>
                            <a:gd name="T82" fmla="*/ 17 w 568"/>
                            <a:gd name="T83" fmla="*/ 59 h 534"/>
                            <a:gd name="T84" fmla="*/ 17 w 568"/>
                            <a:gd name="T85" fmla="*/ 59 h 534"/>
                            <a:gd name="T86" fmla="*/ 15 w 568"/>
                            <a:gd name="T87" fmla="*/ 45 h 534"/>
                            <a:gd name="T88" fmla="*/ 14 w 568"/>
                            <a:gd name="T89" fmla="*/ 32 h 534"/>
                            <a:gd name="T90" fmla="*/ 12 w 568"/>
                            <a:gd name="T91" fmla="*/ 22 h 534"/>
                            <a:gd name="T92" fmla="*/ 8 w 568"/>
                            <a:gd name="T93" fmla="*/ 14 h 534"/>
                            <a:gd name="T94" fmla="*/ 2 w 568"/>
                            <a:gd name="T95" fmla="*/ 3 h 534"/>
                            <a:gd name="T96" fmla="*/ 0 w 568"/>
                            <a:gd name="T97" fmla="*/ 0 h 534"/>
                            <a:gd name="T98" fmla="*/ 568 w 568"/>
                            <a:gd name="T99" fmla="*/ 0 h 534"/>
                            <a:gd name="T100" fmla="*/ 568 w 568"/>
                            <a:gd name="T101" fmla="*/ 125 h 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568" h="534">
                              <a:moveTo>
                                <a:pt x="568" y="125"/>
                              </a:moveTo>
                              <a:lnTo>
                                <a:pt x="568" y="125"/>
                              </a:lnTo>
                              <a:lnTo>
                                <a:pt x="564" y="122"/>
                              </a:lnTo>
                              <a:lnTo>
                                <a:pt x="552" y="118"/>
                              </a:lnTo>
                              <a:lnTo>
                                <a:pt x="542" y="114"/>
                              </a:lnTo>
                              <a:lnTo>
                                <a:pt x="531" y="112"/>
                              </a:lnTo>
                              <a:lnTo>
                                <a:pt x="519" y="111"/>
                              </a:lnTo>
                              <a:lnTo>
                                <a:pt x="503" y="110"/>
                              </a:lnTo>
                              <a:lnTo>
                                <a:pt x="245" y="110"/>
                              </a:lnTo>
                              <a:lnTo>
                                <a:pt x="245" y="238"/>
                              </a:lnTo>
                              <a:lnTo>
                                <a:pt x="453" y="238"/>
                              </a:lnTo>
                              <a:lnTo>
                                <a:pt x="453" y="238"/>
                              </a:lnTo>
                              <a:lnTo>
                                <a:pt x="468" y="238"/>
                              </a:lnTo>
                              <a:lnTo>
                                <a:pt x="481" y="237"/>
                              </a:lnTo>
                              <a:lnTo>
                                <a:pt x="503" y="233"/>
                              </a:lnTo>
                              <a:lnTo>
                                <a:pt x="518" y="231"/>
                              </a:lnTo>
                              <a:lnTo>
                                <a:pt x="522" y="230"/>
                              </a:lnTo>
                              <a:lnTo>
                                <a:pt x="522" y="357"/>
                              </a:lnTo>
                              <a:lnTo>
                                <a:pt x="522" y="357"/>
                              </a:lnTo>
                              <a:lnTo>
                                <a:pt x="518" y="355"/>
                              </a:lnTo>
                              <a:lnTo>
                                <a:pt x="502" y="351"/>
                              </a:lnTo>
                              <a:lnTo>
                                <a:pt x="480" y="348"/>
                              </a:lnTo>
                              <a:lnTo>
                                <a:pt x="467" y="347"/>
                              </a:lnTo>
                              <a:lnTo>
                                <a:pt x="453" y="345"/>
                              </a:lnTo>
                              <a:lnTo>
                                <a:pt x="245" y="345"/>
                              </a:lnTo>
                              <a:lnTo>
                                <a:pt x="245" y="476"/>
                              </a:lnTo>
                              <a:lnTo>
                                <a:pt x="245" y="476"/>
                              </a:lnTo>
                              <a:lnTo>
                                <a:pt x="246" y="491"/>
                              </a:lnTo>
                              <a:lnTo>
                                <a:pt x="247" y="502"/>
                              </a:lnTo>
                              <a:lnTo>
                                <a:pt x="249" y="512"/>
                              </a:lnTo>
                              <a:lnTo>
                                <a:pt x="253" y="520"/>
                              </a:lnTo>
                              <a:lnTo>
                                <a:pt x="258" y="531"/>
                              </a:lnTo>
                              <a:lnTo>
                                <a:pt x="260" y="534"/>
                              </a:lnTo>
                              <a:lnTo>
                                <a:pt x="0" y="534"/>
                              </a:lnTo>
                              <a:lnTo>
                                <a:pt x="0" y="534"/>
                              </a:lnTo>
                              <a:lnTo>
                                <a:pt x="2" y="531"/>
                              </a:lnTo>
                              <a:lnTo>
                                <a:pt x="8" y="520"/>
                              </a:lnTo>
                              <a:lnTo>
                                <a:pt x="12" y="512"/>
                              </a:lnTo>
                              <a:lnTo>
                                <a:pt x="14" y="502"/>
                              </a:lnTo>
                              <a:lnTo>
                                <a:pt x="15" y="491"/>
                              </a:lnTo>
                              <a:lnTo>
                                <a:pt x="17" y="476"/>
                              </a:lnTo>
                              <a:lnTo>
                                <a:pt x="17" y="59"/>
                              </a:lnTo>
                              <a:lnTo>
                                <a:pt x="17" y="59"/>
                              </a:lnTo>
                              <a:lnTo>
                                <a:pt x="15" y="45"/>
                              </a:lnTo>
                              <a:lnTo>
                                <a:pt x="14" y="32"/>
                              </a:lnTo>
                              <a:lnTo>
                                <a:pt x="12" y="22"/>
                              </a:lnTo>
                              <a:lnTo>
                                <a:pt x="8" y="14"/>
                              </a:lnTo>
                              <a:lnTo>
                                <a:pt x="2" y="3"/>
                              </a:lnTo>
                              <a:lnTo>
                                <a:pt x="0" y="0"/>
                              </a:lnTo>
                              <a:lnTo>
                                <a:pt x="568" y="0"/>
                              </a:lnTo>
                              <a:lnTo>
                                <a:pt x="568" y="12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xmlns:a14="http://schemas.microsoft.com/office/drawing/2010/main" xmlns:a="http://schemas.openxmlformats.org/drawingml/2006/main" xmlns:arto="http://schemas.microsoft.com/office/word/2006/arto">
          <w:pict w14:anchorId="6C964729">
            <v:group id="490 Grupo" style="position:absolute;margin-left:-3.5pt;margin-top:-.05pt;width:93.65pt;height:37.35pt;z-index:251658241;mso-position-horizontal-relative:margin" coordsize="8509,3397" o:spid="_x0000_s1026" w14:anchorId="07F80B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">
              <v:rect id="Rectangle 41" style="position:absolute;width:8509;height:3397;visibility:visible;mso-wrap-style:square;v-text-anchor:top" o:spid="_x0000_s1027" fillcolor="#0063bd"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"/>
              <v:shape id="Freeform 30" style="position:absolute;left:682;top:857;width:2477;height:1683;visibility:visible;mso-wrap-style:square;v-text-anchor:top" coordsize="779,534" o:spid="_x0000_s1028" stroked="f" path="m779,r,l774,2r-14,8l750,19,740,29,727,42,712,58,502,319r,156l502,475r1,14l506,501r2,11l510,520r6,11l519,534r-260,l259,534r2,-3l266,520r3,-8l272,501r2,-12l274,475r,-156l66,60r,l52,43,40,30,28,20,19,12,5,2,,,263,r,l266,5r4,12l282,40r7,13l299,68r88,135l390,203,478,68r,l488,53r8,-13l507,17,513,5,514,,7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">
                <v:path arrowok="t" o:connecttype="custom" o:connectlocs="247650,0;247650,0;246060,630;241610,3151;238431,5987;235252,9139;231119,13235;226350,18277;159590,100524;159590,149683;159590,149683;159908,154095;160861,157876;161497,161342;162133,163863;164040,167330;164994,168275;82338,168275;82338,168275;82974,167330;84563,163863;85517,161342;86471,157876;87107,154095;87107,149683;87107,100524;20982,18907;20982,18907;16531,13550;12716,9454;8901,6302;6040,3781;1590,630;0,0;83610,0;83610,0;84563,1576;85835,5357;89650,12605;91875,16701;95054,21428;123030,63970;123984,63970;151960,21428;151960,21428;155139,16701;157682,12605;161179,5357;163087,1576;163404,0;247650,0" o:connectangles="0,0,0,0,0,0,0,0,0,0,0,0,0,0,0,0,0,0,0,0,0,0,0,0,0,0,0,0,0,0,0,0,0,0,0,0,0,0,0,0,0,0,0,0,0,0,0,0,0,0,0"/>
              </v:shape>
              <v:shape id="Freeform 32" style="position:absolute;left:3429;top:857;width:2047;height:1683;visibility:visible;mso-wrap-style:square;v-text-anchor:top" coordsize="642,534" o:spid="_x0000_s1029" stroked="f" path="m433,l,,,,3,3,7,14r4,8l13,33r3,12l16,59r,416l16,475r,14l13,502r-2,10l7,520,3,531,,534r260,l260,534r-2,-3l252,520r-2,-8l247,501r-2,-12l245,475r,-130l433,345r,l455,344r20,-2l497,338r19,-4l535,328r16,-7l568,311r14,-10l596,289r12,-13l617,262r10,-16l633,230r5,-18l641,193r1,-20l642,173r-1,-21l638,133r-4,-18l627,99,618,84,608,69,597,56,583,45,569,34,553,25,536,17,517,10,498,6,477,2,455,,433,xm317,249r-72,l245,99r73,l318,99r19,1l355,104r16,4l379,112r7,5l392,121r5,5l402,132r4,7l409,146r3,8l413,164r,9l413,173r,10l412,191r-3,8l406,206r-4,7l397,220r-5,5l386,230r-7,5l371,238r-8,4l355,244r-18,4l317,24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">
                <v:path arrowok="t" o:connecttype="custom" o:connectlocs="0,0;957,945;3509,6933;5104,14180;5104,149683;5104,154095;3509,161342;957,167330;82936,168275;82298,167330;79746,161342;78151,154095;78151,108717;138120,108717;151518,107772;164596,105251;175760,101154;185649,94852;193943,86974;200003,77520;203512,66806;204788,54516;204469,47899;202236,36239;197132,26470;190434,17647;181502,10714;170976,5357;158854,1891;145138,0;101118,78465;78151,31197;101437,31197;113239,32773;120895,35294;125042,38130;128232,41596;130465,46008;131741,51680;131741,54516;131422,60188;129508,64915;126637,69327;123128,72478;118343,74999;113239,76890;101118,78465" o:connectangles="0,0,0,0,0,0,0,0,0,0,0,0,0,0,0,0,0,0,0,0,0,0,0,0,0,0,0,0,0,0,0,0,0,0,0,0,0,0,0,0,0,0,0,0,0,0,0"/>
                <o:lock v:ext="edit" verticies="t"/>
              </v:shape>
              <v:shape id="Freeform 35" style="position:absolute;left:5810;top:857;width:1794;height:1683;visibility:visible;mso-wrap-style:square;v-text-anchor:top" coordsize="568,534" o:spid="_x0000_s1030" stroked="f" path="m568,125r,l564,122r-12,-4l542,114r-11,-2l519,111r-16,-1l245,110r,128l453,238r,l468,238r13,-1l503,233r15,-2l522,230r,127l522,357r-4,-2l502,351r-22,-3l467,347r-14,-2l245,345r,131l245,476r1,15l247,502r2,10l253,520r5,11l260,534,,534r,l2,531,8,520r4,-8l14,502r1,-11l17,476,17,59r,l15,45,14,32,12,22,8,14,2,3,,,568,r,1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">
                <v:path arrowok="t" o:connecttype="custom" o:connectlocs="179388,39390;179388,39390;178125,38445;174335,37184;171177,35924;167703,35294;163913,34979;158859,34663;77377,34663;77377,74999;143068,74999;143068,74999;147806,74999;151911,74684;158859,73423;163597,72793;164860,72478;164860,112498;164860,112498;163597,111868;158544,110608;151595,109662;147490,109347;143068,108717;77377,108717;77377,149998;77377,149998;77693,154725;78009,158191;78640,161342;79903,163863;81483,167330;82114,168275;0,168275;0,168275;632,167330;2527,163863;3790,161342;4422,158191;4737,154725;5369,149998;5369,18592;5369,18592;4737,14180;4422,10084;3790,6933;2527,4412;632,945;0,0;179388,0;179388,39390" o:connectangles="0,0,0,0,0,0,0,0,0,0,0,0,0,0,0,0,0,0,0,0,0,0,0,0,0,0,0,0,0,0,0,0,0,0,0,0,0,0,0,0,0,0,0,0,0,0,0,0,0,0,0"/>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1FFD"/>
    <w:multiLevelType w:val="hybridMultilevel"/>
    <w:tmpl w:val="72989500"/>
    <w:lvl w:ilvl="0" w:tplc="6D58386A">
      <w:numFmt w:val="bullet"/>
      <w:lvlText w:val="-"/>
      <w:lvlJc w:val="left"/>
      <w:pPr>
        <w:ind w:left="2062" w:hanging="360"/>
      </w:pPr>
      <w:rPr>
        <w:rFonts w:ascii="Calibri" w:eastAsia="Calibri" w:hAnsi="Calibri" w:cs="Calibri" w:hint="default"/>
      </w:rPr>
    </w:lvl>
    <w:lvl w:ilvl="1" w:tplc="04090003">
      <w:start w:val="1"/>
      <w:numFmt w:val="bullet"/>
      <w:lvlText w:val="o"/>
      <w:lvlJc w:val="left"/>
      <w:pPr>
        <w:ind w:left="2782" w:hanging="360"/>
      </w:pPr>
      <w:rPr>
        <w:rFonts w:ascii="Courier New" w:hAnsi="Courier New" w:cs="Courier New" w:hint="default"/>
      </w:rPr>
    </w:lvl>
    <w:lvl w:ilvl="2" w:tplc="04090005">
      <w:start w:val="1"/>
      <w:numFmt w:val="bullet"/>
      <w:lvlText w:val=""/>
      <w:lvlJc w:val="left"/>
      <w:pPr>
        <w:ind w:left="3502" w:hanging="360"/>
      </w:pPr>
      <w:rPr>
        <w:rFonts w:ascii="Wingdings" w:hAnsi="Wingdings" w:hint="default"/>
      </w:rPr>
    </w:lvl>
    <w:lvl w:ilvl="3" w:tplc="04090001">
      <w:start w:val="1"/>
      <w:numFmt w:val="bullet"/>
      <w:lvlText w:val=""/>
      <w:lvlJc w:val="left"/>
      <w:pPr>
        <w:ind w:left="4222" w:hanging="360"/>
      </w:pPr>
      <w:rPr>
        <w:rFonts w:ascii="Symbol" w:hAnsi="Symbol" w:hint="default"/>
      </w:rPr>
    </w:lvl>
    <w:lvl w:ilvl="4" w:tplc="04090003">
      <w:start w:val="1"/>
      <w:numFmt w:val="bullet"/>
      <w:lvlText w:val="o"/>
      <w:lvlJc w:val="left"/>
      <w:pPr>
        <w:ind w:left="4942" w:hanging="360"/>
      </w:pPr>
      <w:rPr>
        <w:rFonts w:ascii="Courier New" w:hAnsi="Courier New" w:cs="Courier New" w:hint="default"/>
      </w:rPr>
    </w:lvl>
    <w:lvl w:ilvl="5" w:tplc="04090005">
      <w:start w:val="1"/>
      <w:numFmt w:val="bullet"/>
      <w:lvlText w:val=""/>
      <w:lvlJc w:val="left"/>
      <w:pPr>
        <w:ind w:left="5662" w:hanging="360"/>
      </w:pPr>
      <w:rPr>
        <w:rFonts w:ascii="Wingdings" w:hAnsi="Wingdings" w:hint="default"/>
      </w:rPr>
    </w:lvl>
    <w:lvl w:ilvl="6" w:tplc="04090001">
      <w:start w:val="1"/>
      <w:numFmt w:val="bullet"/>
      <w:lvlText w:val=""/>
      <w:lvlJc w:val="left"/>
      <w:pPr>
        <w:ind w:left="6382" w:hanging="360"/>
      </w:pPr>
      <w:rPr>
        <w:rFonts w:ascii="Symbol" w:hAnsi="Symbol" w:hint="default"/>
      </w:rPr>
    </w:lvl>
    <w:lvl w:ilvl="7" w:tplc="04090003">
      <w:start w:val="1"/>
      <w:numFmt w:val="bullet"/>
      <w:lvlText w:val="o"/>
      <w:lvlJc w:val="left"/>
      <w:pPr>
        <w:ind w:left="7102" w:hanging="360"/>
      </w:pPr>
      <w:rPr>
        <w:rFonts w:ascii="Courier New" w:hAnsi="Courier New" w:cs="Courier New" w:hint="default"/>
      </w:rPr>
    </w:lvl>
    <w:lvl w:ilvl="8" w:tplc="04090005">
      <w:start w:val="1"/>
      <w:numFmt w:val="bullet"/>
      <w:lvlText w:val=""/>
      <w:lvlJc w:val="left"/>
      <w:pPr>
        <w:ind w:left="7822" w:hanging="360"/>
      </w:pPr>
      <w:rPr>
        <w:rFonts w:ascii="Wingdings" w:hAnsi="Wingdings" w:hint="default"/>
      </w:rPr>
    </w:lvl>
  </w:abstractNum>
  <w:abstractNum w:abstractNumId="1" w15:restartNumberingAfterBreak="0">
    <w:nsid w:val="02877369"/>
    <w:multiLevelType w:val="multilevel"/>
    <w:tmpl w:val="A6F6AE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A8F31C7"/>
    <w:multiLevelType w:val="hybridMultilevel"/>
    <w:tmpl w:val="9ED4C7BE"/>
    <w:lvl w:ilvl="0" w:tplc="FFFFFFFF">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629F9"/>
    <w:multiLevelType w:val="multilevel"/>
    <w:tmpl w:val="39D6204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667245E"/>
    <w:multiLevelType w:val="hybridMultilevel"/>
    <w:tmpl w:val="D82460C2"/>
    <w:lvl w:ilvl="0" w:tplc="A70A9F1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E1AEF"/>
    <w:multiLevelType w:val="multilevel"/>
    <w:tmpl w:val="C1A8CC4A"/>
    <w:lvl w:ilvl="0">
      <w:start w:val="1"/>
      <w:numFmt w:val="decimal"/>
      <w:lvlText w:val="%1."/>
      <w:lvlJc w:val="left"/>
      <w:pPr>
        <w:ind w:left="720" w:hanging="360"/>
      </w:pPr>
    </w:lvl>
    <w:lvl w:ilvl="1">
      <w:start w:val="1"/>
      <w:numFmt w:val="decimal"/>
      <w:lvlText w:val="%1.%2."/>
      <w:lvlJc w:val="left"/>
      <w:pPr>
        <w:ind w:left="1440" w:hanging="360"/>
      </w:pPr>
    </w:lvl>
    <w:lvl w:ilvl="2">
      <w:start w:val="2"/>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D1590DB"/>
    <w:multiLevelType w:val="multilevel"/>
    <w:tmpl w:val="6F3A7B9A"/>
    <w:lvl w:ilvl="0">
      <w:start w:val="1"/>
      <w:numFmt w:val="decimal"/>
      <w:lvlText w:val="%1."/>
      <w:lvlJc w:val="left"/>
      <w:pPr>
        <w:ind w:left="720" w:hanging="360"/>
      </w:pPr>
    </w:lvl>
    <w:lvl w:ilvl="1">
      <w:start w:val="5"/>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22400D60"/>
    <w:multiLevelType w:val="hybridMultilevel"/>
    <w:tmpl w:val="878209EC"/>
    <w:lvl w:ilvl="0" w:tplc="DED8A55E">
      <w:start w:val="1"/>
      <w:numFmt w:val="bullet"/>
      <w:lvlText w:val=""/>
      <w:lvlJc w:val="left"/>
      <w:pPr>
        <w:ind w:left="720" w:hanging="360"/>
      </w:pPr>
      <w:rPr>
        <w:rFonts w:ascii="Symbol" w:hAnsi="Symbol" w:hint="default"/>
      </w:rPr>
    </w:lvl>
    <w:lvl w:ilvl="1" w:tplc="8D6A879A">
      <w:start w:val="1"/>
      <w:numFmt w:val="bullet"/>
      <w:lvlText w:val="o"/>
      <w:lvlJc w:val="left"/>
      <w:pPr>
        <w:ind w:left="1440" w:hanging="360"/>
      </w:pPr>
      <w:rPr>
        <w:rFonts w:ascii="Courier New" w:hAnsi="Courier New" w:cs="Times New Roman" w:hint="default"/>
      </w:rPr>
    </w:lvl>
    <w:lvl w:ilvl="2" w:tplc="8B888290">
      <w:start w:val="1"/>
      <w:numFmt w:val="bullet"/>
      <w:lvlText w:val=""/>
      <w:lvlJc w:val="left"/>
      <w:pPr>
        <w:ind w:left="2160" w:hanging="360"/>
      </w:pPr>
      <w:rPr>
        <w:rFonts w:ascii="Wingdings" w:hAnsi="Wingdings" w:hint="default"/>
      </w:rPr>
    </w:lvl>
    <w:lvl w:ilvl="3" w:tplc="31BC5400">
      <w:start w:val="1"/>
      <w:numFmt w:val="bullet"/>
      <w:lvlText w:val=""/>
      <w:lvlJc w:val="left"/>
      <w:pPr>
        <w:ind w:left="2880" w:hanging="360"/>
      </w:pPr>
      <w:rPr>
        <w:rFonts w:ascii="Symbol" w:hAnsi="Symbol" w:hint="default"/>
      </w:rPr>
    </w:lvl>
    <w:lvl w:ilvl="4" w:tplc="E392EF52">
      <w:start w:val="1"/>
      <w:numFmt w:val="bullet"/>
      <w:lvlText w:val="o"/>
      <w:lvlJc w:val="left"/>
      <w:pPr>
        <w:ind w:left="3600" w:hanging="360"/>
      </w:pPr>
      <w:rPr>
        <w:rFonts w:ascii="Courier New" w:hAnsi="Courier New" w:cs="Times New Roman" w:hint="default"/>
      </w:rPr>
    </w:lvl>
    <w:lvl w:ilvl="5" w:tplc="E050FEA8">
      <w:start w:val="1"/>
      <w:numFmt w:val="bullet"/>
      <w:lvlText w:val=""/>
      <w:lvlJc w:val="left"/>
      <w:pPr>
        <w:ind w:left="4320" w:hanging="360"/>
      </w:pPr>
      <w:rPr>
        <w:rFonts w:ascii="Wingdings" w:hAnsi="Wingdings" w:hint="default"/>
      </w:rPr>
    </w:lvl>
    <w:lvl w:ilvl="6" w:tplc="2DAED514">
      <w:start w:val="1"/>
      <w:numFmt w:val="bullet"/>
      <w:lvlText w:val=""/>
      <w:lvlJc w:val="left"/>
      <w:pPr>
        <w:ind w:left="5040" w:hanging="360"/>
      </w:pPr>
      <w:rPr>
        <w:rFonts w:ascii="Symbol" w:hAnsi="Symbol" w:hint="default"/>
      </w:rPr>
    </w:lvl>
    <w:lvl w:ilvl="7" w:tplc="1B6ED598">
      <w:start w:val="1"/>
      <w:numFmt w:val="bullet"/>
      <w:lvlText w:val="o"/>
      <w:lvlJc w:val="left"/>
      <w:pPr>
        <w:ind w:left="5760" w:hanging="360"/>
      </w:pPr>
      <w:rPr>
        <w:rFonts w:ascii="Courier New" w:hAnsi="Courier New" w:cs="Times New Roman" w:hint="default"/>
      </w:rPr>
    </w:lvl>
    <w:lvl w:ilvl="8" w:tplc="B9266D7A">
      <w:start w:val="1"/>
      <w:numFmt w:val="bullet"/>
      <w:lvlText w:val=""/>
      <w:lvlJc w:val="left"/>
      <w:pPr>
        <w:ind w:left="6480" w:hanging="360"/>
      </w:pPr>
      <w:rPr>
        <w:rFonts w:ascii="Wingdings" w:hAnsi="Wingdings" w:hint="default"/>
      </w:rPr>
    </w:lvl>
  </w:abstractNum>
  <w:abstractNum w:abstractNumId="8" w15:restartNumberingAfterBreak="0">
    <w:nsid w:val="25293DE7"/>
    <w:multiLevelType w:val="hybridMultilevel"/>
    <w:tmpl w:val="04BAC56C"/>
    <w:lvl w:ilvl="0" w:tplc="40545C1A">
      <w:start w:val="1"/>
      <w:numFmt w:val="decimal"/>
      <w:lvlText w:val="%1."/>
      <w:lvlJc w:val="left"/>
      <w:pPr>
        <w:ind w:left="720" w:hanging="360"/>
      </w:pPr>
    </w:lvl>
    <w:lvl w:ilvl="1" w:tplc="DED89A48">
      <w:start w:val="1"/>
      <w:numFmt w:val="lowerLetter"/>
      <w:lvlText w:val="%2."/>
      <w:lvlJc w:val="left"/>
      <w:pPr>
        <w:ind w:left="1440" w:hanging="360"/>
      </w:pPr>
    </w:lvl>
    <w:lvl w:ilvl="2" w:tplc="4D66C65E">
      <w:start w:val="1"/>
      <w:numFmt w:val="lowerRoman"/>
      <w:lvlText w:val="%3."/>
      <w:lvlJc w:val="right"/>
      <w:pPr>
        <w:ind w:left="2160" w:hanging="180"/>
      </w:pPr>
    </w:lvl>
    <w:lvl w:ilvl="3" w:tplc="7EAE6FEC">
      <w:start w:val="1"/>
      <w:numFmt w:val="decimal"/>
      <w:lvlText w:val="%4."/>
      <w:lvlJc w:val="left"/>
      <w:pPr>
        <w:ind w:left="2880" w:hanging="360"/>
      </w:pPr>
    </w:lvl>
    <w:lvl w:ilvl="4" w:tplc="1C460FAE">
      <w:start w:val="1"/>
      <w:numFmt w:val="lowerLetter"/>
      <w:lvlText w:val="%5."/>
      <w:lvlJc w:val="left"/>
      <w:pPr>
        <w:ind w:left="3600" w:hanging="360"/>
      </w:pPr>
    </w:lvl>
    <w:lvl w:ilvl="5" w:tplc="F3ACC4B8">
      <w:start w:val="1"/>
      <w:numFmt w:val="lowerRoman"/>
      <w:lvlText w:val="%6."/>
      <w:lvlJc w:val="right"/>
      <w:pPr>
        <w:ind w:left="4320" w:hanging="180"/>
      </w:pPr>
    </w:lvl>
    <w:lvl w:ilvl="6" w:tplc="4DE26888">
      <w:start w:val="1"/>
      <w:numFmt w:val="decimal"/>
      <w:lvlText w:val="%7."/>
      <w:lvlJc w:val="left"/>
      <w:pPr>
        <w:ind w:left="5040" w:hanging="360"/>
      </w:pPr>
    </w:lvl>
    <w:lvl w:ilvl="7" w:tplc="98CC782C">
      <w:start w:val="1"/>
      <w:numFmt w:val="lowerLetter"/>
      <w:lvlText w:val="%8."/>
      <w:lvlJc w:val="left"/>
      <w:pPr>
        <w:ind w:left="5760" w:hanging="360"/>
      </w:pPr>
    </w:lvl>
    <w:lvl w:ilvl="8" w:tplc="D4986868">
      <w:start w:val="1"/>
      <w:numFmt w:val="lowerRoman"/>
      <w:lvlText w:val="%9."/>
      <w:lvlJc w:val="right"/>
      <w:pPr>
        <w:ind w:left="6480" w:hanging="180"/>
      </w:pPr>
    </w:lvl>
  </w:abstractNum>
  <w:abstractNum w:abstractNumId="9" w15:restartNumberingAfterBreak="0">
    <w:nsid w:val="288657A0"/>
    <w:multiLevelType w:val="multilevel"/>
    <w:tmpl w:val="9BF6C3E6"/>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9D7A7B2"/>
    <w:multiLevelType w:val="multilevel"/>
    <w:tmpl w:val="9686157A"/>
    <w:lvl w:ilvl="0">
      <w:start w:val="10"/>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CDC4B39"/>
    <w:multiLevelType w:val="multilevel"/>
    <w:tmpl w:val="06EE34F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D8D3250"/>
    <w:multiLevelType w:val="hybridMultilevel"/>
    <w:tmpl w:val="B7BE90D4"/>
    <w:lvl w:ilvl="0" w:tplc="7F844E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00553F"/>
    <w:multiLevelType w:val="hybridMultilevel"/>
    <w:tmpl w:val="2DCE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42576E"/>
    <w:multiLevelType w:val="hybridMultilevel"/>
    <w:tmpl w:val="986E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A81ABD"/>
    <w:multiLevelType w:val="multilevel"/>
    <w:tmpl w:val="C9AC7292"/>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3D37C3C6"/>
    <w:multiLevelType w:val="multilevel"/>
    <w:tmpl w:val="921CAC5C"/>
    <w:lvl w:ilvl="0">
      <w:start w:val="1"/>
      <w:numFmt w:val="decimal"/>
      <w:lvlText w:val="%1."/>
      <w:lvlJc w:val="left"/>
      <w:pPr>
        <w:ind w:left="720" w:hanging="360"/>
      </w:pPr>
    </w:lvl>
    <w:lvl w:ilvl="1">
      <w:start w:val="5"/>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3FBF1F02"/>
    <w:multiLevelType w:val="multilevel"/>
    <w:tmpl w:val="6AB64904"/>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45B44A57"/>
    <w:multiLevelType w:val="hybridMultilevel"/>
    <w:tmpl w:val="7804CA5E"/>
    <w:lvl w:ilvl="0" w:tplc="A1FA8FBA">
      <w:numFmt w:val="bullet"/>
      <w:lvlText w:val="-"/>
      <w:lvlJc w:val="left"/>
      <w:pPr>
        <w:ind w:left="718" w:hanging="360"/>
      </w:pPr>
      <w:rPr>
        <w:rFonts w:ascii="Verdana" w:eastAsiaTheme="minorHAnsi" w:hAnsi="Verdana" w:cstheme="minorBidi"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9" w15:restartNumberingAfterBreak="0">
    <w:nsid w:val="4726469B"/>
    <w:multiLevelType w:val="multilevel"/>
    <w:tmpl w:val="705846A8"/>
    <w:lvl w:ilvl="0">
      <w:start w:val="1"/>
      <w:numFmt w:val="decimal"/>
      <w:lvlText w:val="%1."/>
      <w:lvlJc w:val="left"/>
      <w:pPr>
        <w:ind w:left="720" w:hanging="360"/>
      </w:pPr>
    </w:lvl>
    <w:lvl w:ilvl="1">
      <w:start w:val="4"/>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48441E91"/>
    <w:multiLevelType w:val="hybridMultilevel"/>
    <w:tmpl w:val="B69066CA"/>
    <w:lvl w:ilvl="0" w:tplc="D3E22D6E">
      <w:start w:val="1"/>
      <w:numFmt w:val="bullet"/>
      <w:pStyle w:val="Lista1"/>
      <w:lvlText w:val=""/>
      <w:lvlJc w:val="left"/>
      <w:pPr>
        <w:ind w:left="360" w:hanging="360"/>
      </w:pPr>
      <w:rPr>
        <w:rFonts w:ascii="Symbol" w:hAnsi="Symbol" w:hint="default"/>
      </w:rPr>
    </w:lvl>
    <w:lvl w:ilvl="1" w:tplc="C742D2FE">
      <w:start w:val="1"/>
      <w:numFmt w:val="bullet"/>
      <w:pStyle w:val="Lista2"/>
      <w:lvlText w:val="o"/>
      <w:lvlJc w:val="left"/>
      <w:pPr>
        <w:ind w:left="1080" w:hanging="360"/>
      </w:pPr>
      <w:rPr>
        <w:rFonts w:ascii="Courier New" w:hAnsi="Courier New" w:cs="Courier New" w:hint="default"/>
      </w:rPr>
    </w:lvl>
    <w:lvl w:ilvl="2" w:tplc="93FCA3DE">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1" w15:restartNumberingAfterBreak="0">
    <w:nsid w:val="4B7476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451FEF"/>
    <w:multiLevelType w:val="hybridMultilevel"/>
    <w:tmpl w:val="CF2A2786"/>
    <w:lvl w:ilvl="0" w:tplc="3A18102C">
      <w:start w:val="1"/>
      <w:numFmt w:val="decimal"/>
      <w:lvlText w:val="%1."/>
      <w:lvlJc w:val="left"/>
      <w:pPr>
        <w:ind w:left="720" w:hanging="360"/>
      </w:pPr>
      <w:rPr>
        <w:rFonts w:asciiTheme="minorHAnsi" w:hAnsiTheme="minorHAnsi" w:hint="default"/>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E205C03"/>
    <w:multiLevelType w:val="hybridMultilevel"/>
    <w:tmpl w:val="82C2BFE8"/>
    <w:lvl w:ilvl="0" w:tplc="019C0A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8B41B2"/>
    <w:multiLevelType w:val="hybridMultilevel"/>
    <w:tmpl w:val="F904B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1EE511D"/>
    <w:multiLevelType w:val="hybridMultilevel"/>
    <w:tmpl w:val="2FD68964"/>
    <w:lvl w:ilvl="0" w:tplc="48BCCD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BE34A3"/>
    <w:multiLevelType w:val="hybridMultilevel"/>
    <w:tmpl w:val="284EC1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AD2D6C9"/>
    <w:multiLevelType w:val="multilevel"/>
    <w:tmpl w:val="6B38A88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8" w15:restartNumberingAfterBreak="0">
    <w:nsid w:val="5F0E5C37"/>
    <w:multiLevelType w:val="hybridMultilevel"/>
    <w:tmpl w:val="934A0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03C707F"/>
    <w:multiLevelType w:val="multilevel"/>
    <w:tmpl w:val="4D7873C4"/>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15:restartNumberingAfterBreak="0">
    <w:nsid w:val="617B7AC9"/>
    <w:multiLevelType w:val="hybridMultilevel"/>
    <w:tmpl w:val="A9F23AB6"/>
    <w:lvl w:ilvl="0" w:tplc="C1F678B8">
      <w:start w:val="1"/>
      <w:numFmt w:val="lowerLetter"/>
      <w:lvlText w:val="%1."/>
      <w:lvlJc w:val="left"/>
      <w:pPr>
        <w:ind w:left="720" w:hanging="360"/>
      </w:pPr>
    </w:lvl>
    <w:lvl w:ilvl="1" w:tplc="A1CEFD42">
      <w:start w:val="1"/>
      <w:numFmt w:val="lowerLetter"/>
      <w:lvlText w:val="%2."/>
      <w:lvlJc w:val="left"/>
      <w:pPr>
        <w:ind w:left="1440" w:hanging="360"/>
      </w:pPr>
    </w:lvl>
    <w:lvl w:ilvl="2" w:tplc="91CCE0F6">
      <w:start w:val="1"/>
      <w:numFmt w:val="lowerRoman"/>
      <w:lvlText w:val="%3."/>
      <w:lvlJc w:val="right"/>
      <w:pPr>
        <w:ind w:left="2160" w:hanging="180"/>
      </w:pPr>
    </w:lvl>
    <w:lvl w:ilvl="3" w:tplc="D9A87C26">
      <w:start w:val="1"/>
      <w:numFmt w:val="decimal"/>
      <w:lvlText w:val="%4."/>
      <w:lvlJc w:val="left"/>
      <w:pPr>
        <w:ind w:left="2880" w:hanging="360"/>
      </w:pPr>
    </w:lvl>
    <w:lvl w:ilvl="4" w:tplc="4F2A8486">
      <w:start w:val="1"/>
      <w:numFmt w:val="lowerLetter"/>
      <w:lvlText w:val="%5."/>
      <w:lvlJc w:val="left"/>
      <w:pPr>
        <w:ind w:left="3600" w:hanging="360"/>
      </w:pPr>
    </w:lvl>
    <w:lvl w:ilvl="5" w:tplc="884AE68E">
      <w:start w:val="1"/>
      <w:numFmt w:val="lowerRoman"/>
      <w:lvlText w:val="%6."/>
      <w:lvlJc w:val="right"/>
      <w:pPr>
        <w:ind w:left="4320" w:hanging="180"/>
      </w:pPr>
    </w:lvl>
    <w:lvl w:ilvl="6" w:tplc="9A34338E">
      <w:start w:val="1"/>
      <w:numFmt w:val="decimal"/>
      <w:lvlText w:val="%7."/>
      <w:lvlJc w:val="left"/>
      <w:pPr>
        <w:ind w:left="5040" w:hanging="360"/>
      </w:pPr>
    </w:lvl>
    <w:lvl w:ilvl="7" w:tplc="2F343CBC">
      <w:start w:val="1"/>
      <w:numFmt w:val="lowerLetter"/>
      <w:lvlText w:val="%8."/>
      <w:lvlJc w:val="left"/>
      <w:pPr>
        <w:ind w:left="5760" w:hanging="360"/>
      </w:pPr>
    </w:lvl>
    <w:lvl w:ilvl="8" w:tplc="77A45CDE">
      <w:start w:val="1"/>
      <w:numFmt w:val="lowerRoman"/>
      <w:lvlText w:val="%9."/>
      <w:lvlJc w:val="right"/>
      <w:pPr>
        <w:ind w:left="6480" w:hanging="180"/>
      </w:pPr>
    </w:lvl>
  </w:abstractNum>
  <w:abstractNum w:abstractNumId="31" w15:restartNumberingAfterBreak="0">
    <w:nsid w:val="624C28FA"/>
    <w:multiLevelType w:val="multilevel"/>
    <w:tmpl w:val="7ACC71F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62AD3DE3"/>
    <w:multiLevelType w:val="multilevel"/>
    <w:tmpl w:val="6CFC96A2"/>
    <w:lvl w:ilvl="0">
      <w:start w:val="1"/>
      <w:numFmt w:val="decimal"/>
      <w:lvlText w:val="%1."/>
      <w:lvlJc w:val="left"/>
      <w:pPr>
        <w:ind w:left="720" w:hanging="360"/>
      </w:pPr>
    </w:lvl>
    <w:lvl w:ilvl="1">
      <w:start w:val="4"/>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638321D4"/>
    <w:multiLevelType w:val="multilevel"/>
    <w:tmpl w:val="D8AE0848"/>
    <w:lvl w:ilvl="0">
      <w:start w:val="10"/>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4" w15:restartNumberingAfterBreak="0">
    <w:nsid w:val="65467B47"/>
    <w:multiLevelType w:val="hybridMultilevel"/>
    <w:tmpl w:val="934A07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8636744"/>
    <w:multiLevelType w:val="hybridMultilevel"/>
    <w:tmpl w:val="E7F40D1C"/>
    <w:lvl w:ilvl="0" w:tplc="8D6289FA">
      <w:start w:val="5"/>
      <w:numFmt w:val="bullet"/>
      <w:lvlText w:val=""/>
      <w:lvlJc w:val="left"/>
      <w:pPr>
        <w:ind w:left="720" w:hanging="360"/>
      </w:pPr>
      <w:rPr>
        <w:rFonts w:ascii="Wingdings" w:eastAsiaTheme="minorHAnsi" w:hAnsi="Wingdings"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8851317"/>
    <w:multiLevelType w:val="hybridMultilevel"/>
    <w:tmpl w:val="1464BA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9B93697"/>
    <w:multiLevelType w:val="hybridMultilevel"/>
    <w:tmpl w:val="967C8B84"/>
    <w:lvl w:ilvl="0" w:tplc="5852C2D2">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D33E00D"/>
    <w:multiLevelType w:val="multilevel"/>
    <w:tmpl w:val="70FA864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798D6C45"/>
    <w:multiLevelType w:val="hybridMultilevel"/>
    <w:tmpl w:val="23B8B60E"/>
    <w:lvl w:ilvl="0" w:tplc="B8FAFC3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pStyle w:val="Style2"/>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9CA1153"/>
    <w:multiLevelType w:val="multilevel"/>
    <w:tmpl w:val="122CA510"/>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1" w15:restartNumberingAfterBreak="0">
    <w:nsid w:val="7A7993A3"/>
    <w:multiLevelType w:val="multilevel"/>
    <w:tmpl w:val="31780F36"/>
    <w:lvl w:ilvl="0">
      <w:start w:val="1"/>
      <w:numFmt w:val="decimal"/>
      <w:lvlText w:val="%1."/>
      <w:lvlJc w:val="left"/>
      <w:pPr>
        <w:ind w:left="720" w:hanging="360"/>
      </w:pPr>
    </w:lvl>
    <w:lvl w:ilvl="1">
      <w:start w:val="1"/>
      <w:numFmt w:val="decimal"/>
      <w:lvlText w:val="%1.%2."/>
      <w:lvlJc w:val="left"/>
      <w:pPr>
        <w:ind w:left="1440" w:hanging="360"/>
      </w:pPr>
    </w:lvl>
    <w:lvl w:ilvl="2">
      <w:start w:val="2"/>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16cid:durableId="1981841079">
    <w:abstractNumId w:val="38"/>
  </w:num>
  <w:num w:numId="2" w16cid:durableId="726029103">
    <w:abstractNumId w:val="16"/>
  </w:num>
  <w:num w:numId="3" w16cid:durableId="1087461435">
    <w:abstractNumId w:val="19"/>
  </w:num>
  <w:num w:numId="4" w16cid:durableId="507646831">
    <w:abstractNumId w:val="17"/>
  </w:num>
  <w:num w:numId="5" w16cid:durableId="920480457">
    <w:abstractNumId w:val="41"/>
  </w:num>
  <w:num w:numId="6" w16cid:durableId="1937982063">
    <w:abstractNumId w:val="11"/>
  </w:num>
  <w:num w:numId="7" w16cid:durableId="1466046763">
    <w:abstractNumId w:val="29"/>
  </w:num>
  <w:num w:numId="8" w16cid:durableId="2094935914">
    <w:abstractNumId w:val="1"/>
  </w:num>
  <w:num w:numId="9" w16cid:durableId="655033855">
    <w:abstractNumId w:val="33"/>
  </w:num>
  <w:num w:numId="10" w16cid:durableId="1886603448">
    <w:abstractNumId w:val="27"/>
  </w:num>
  <w:num w:numId="11" w16cid:durableId="952173072">
    <w:abstractNumId w:val="6"/>
  </w:num>
  <w:num w:numId="12" w16cid:durableId="1051467232">
    <w:abstractNumId w:val="32"/>
  </w:num>
  <w:num w:numId="13" w16cid:durableId="1068722902">
    <w:abstractNumId w:val="40"/>
  </w:num>
  <w:num w:numId="14" w16cid:durableId="2111780371">
    <w:abstractNumId w:val="5"/>
  </w:num>
  <w:num w:numId="15" w16cid:durableId="286665907">
    <w:abstractNumId w:val="3"/>
  </w:num>
  <w:num w:numId="16" w16cid:durableId="1005010921">
    <w:abstractNumId w:val="15"/>
  </w:num>
  <w:num w:numId="17" w16cid:durableId="474492880">
    <w:abstractNumId w:val="31"/>
  </w:num>
  <w:num w:numId="18" w16cid:durableId="743574552">
    <w:abstractNumId w:val="10"/>
  </w:num>
  <w:num w:numId="19" w16cid:durableId="250621170">
    <w:abstractNumId w:val="30"/>
  </w:num>
  <w:num w:numId="20" w16cid:durableId="1813016107">
    <w:abstractNumId w:val="8"/>
  </w:num>
  <w:num w:numId="21" w16cid:durableId="2040428161">
    <w:abstractNumId w:val="39"/>
  </w:num>
  <w:num w:numId="22" w16cid:durableId="1654987367">
    <w:abstractNumId w:val="20"/>
  </w:num>
  <w:num w:numId="23" w16cid:durableId="1774739921">
    <w:abstractNumId w:val="20"/>
  </w:num>
  <w:num w:numId="24" w16cid:durableId="1850485375">
    <w:abstractNumId w:val="9"/>
  </w:num>
  <w:num w:numId="25" w16cid:durableId="383140490">
    <w:abstractNumId w:val="21"/>
  </w:num>
  <w:num w:numId="26" w16cid:durableId="1217936206">
    <w:abstractNumId w:val="22"/>
  </w:num>
  <w:num w:numId="27" w16cid:durableId="272636383">
    <w:abstractNumId w:val="0"/>
  </w:num>
  <w:num w:numId="28" w16cid:durableId="1129862023">
    <w:abstractNumId w:val="24"/>
  </w:num>
  <w:num w:numId="29" w16cid:durableId="289435931">
    <w:abstractNumId w:val="4"/>
  </w:num>
  <w:num w:numId="30" w16cid:durableId="58870717">
    <w:abstractNumId w:val="18"/>
  </w:num>
  <w:num w:numId="31" w16cid:durableId="126975140">
    <w:abstractNumId w:val="2"/>
  </w:num>
  <w:num w:numId="32" w16cid:durableId="1370572283">
    <w:abstractNumId w:val="23"/>
  </w:num>
  <w:num w:numId="33" w16cid:durableId="394593045">
    <w:abstractNumId w:val="12"/>
  </w:num>
  <w:num w:numId="34" w16cid:durableId="979698084">
    <w:abstractNumId w:val="25"/>
  </w:num>
  <w:num w:numId="35" w16cid:durableId="1968584119">
    <w:abstractNumId w:val="28"/>
  </w:num>
  <w:num w:numId="36" w16cid:durableId="218325396">
    <w:abstractNumId w:val="34"/>
  </w:num>
  <w:num w:numId="37" w16cid:durableId="1516378632">
    <w:abstractNumId w:val="35"/>
  </w:num>
  <w:num w:numId="38" w16cid:durableId="1508713351">
    <w:abstractNumId w:val="37"/>
  </w:num>
  <w:num w:numId="39" w16cid:durableId="339623577">
    <w:abstractNumId w:val="13"/>
  </w:num>
  <w:num w:numId="40" w16cid:durableId="8408090">
    <w:abstractNumId w:val="14"/>
  </w:num>
  <w:num w:numId="41" w16cid:durableId="354625248">
    <w:abstractNumId w:val="7"/>
  </w:num>
  <w:num w:numId="42" w16cid:durableId="1253205457">
    <w:abstractNumId w:val="36"/>
  </w:num>
  <w:num w:numId="43" w16cid:durableId="1023020828">
    <w:abstractNumId w:val="26"/>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EVES, LEONARDO ALBERTO">
    <w15:presenceInfo w15:providerId="AD" w15:userId="S::RY08327@grupo.ypf.com::fc7cde92-87b5-44a1-ae1d-aa0be5f709ca"/>
  </w15:person>
  <w15:person w15:author="PAZDERA, ADOLFO NICOLAS">
    <w15:presenceInfo w15:providerId="AD" w15:userId="S::ry29137@grupo.ypf.com::0125d7eb-8297-46cb-babc-7d2c90426b28"/>
  </w15:person>
  <w15:person w15:author="CARVAJAL ROMERO, FRANCISCO PABLO (Servicio Externo en YPF)">
    <w15:presenceInfo w15:providerId="AD" w15:userId="S::se31114@grupo.ypf.com::b672c28e-8027-4436-bd7f-3bb7413432a0"/>
  </w15:person>
  <w15:person w15:author="GIMENEZ, DIEGO DANIEL (Servicio Externo en YPF)">
    <w15:presenceInfo w15:providerId="AD" w15:userId="S::se34718@grupo.ypf.com::3c766672-dcdf-454c-8863-ea974826bf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574A"/>
    <w:rsid w:val="000003D4"/>
    <w:rsid w:val="00000F91"/>
    <w:rsid w:val="000010D4"/>
    <w:rsid w:val="0000257D"/>
    <w:rsid w:val="00002CB8"/>
    <w:rsid w:val="00002E8E"/>
    <w:rsid w:val="0000304B"/>
    <w:rsid w:val="00003441"/>
    <w:rsid w:val="00003A46"/>
    <w:rsid w:val="00003E8F"/>
    <w:rsid w:val="00004482"/>
    <w:rsid w:val="00004A2E"/>
    <w:rsid w:val="00004CF4"/>
    <w:rsid w:val="000050F6"/>
    <w:rsid w:val="000054F1"/>
    <w:rsid w:val="00005587"/>
    <w:rsid w:val="0000605D"/>
    <w:rsid w:val="000060A1"/>
    <w:rsid w:val="000063A7"/>
    <w:rsid w:val="000063FB"/>
    <w:rsid w:val="00006522"/>
    <w:rsid w:val="000066CC"/>
    <w:rsid w:val="0000680B"/>
    <w:rsid w:val="0000723D"/>
    <w:rsid w:val="00007867"/>
    <w:rsid w:val="00007A50"/>
    <w:rsid w:val="00010723"/>
    <w:rsid w:val="00010B28"/>
    <w:rsid w:val="00010CC0"/>
    <w:rsid w:val="00011214"/>
    <w:rsid w:val="0001148A"/>
    <w:rsid w:val="00011A0B"/>
    <w:rsid w:val="00011CC7"/>
    <w:rsid w:val="00011DF4"/>
    <w:rsid w:val="000124A7"/>
    <w:rsid w:val="00012E0B"/>
    <w:rsid w:val="00012ED9"/>
    <w:rsid w:val="00013840"/>
    <w:rsid w:val="0001392C"/>
    <w:rsid w:val="0001485C"/>
    <w:rsid w:val="00015386"/>
    <w:rsid w:val="00015534"/>
    <w:rsid w:val="000157C7"/>
    <w:rsid w:val="0001627D"/>
    <w:rsid w:val="00016638"/>
    <w:rsid w:val="000169A7"/>
    <w:rsid w:val="0001A63D"/>
    <w:rsid w:val="000204D7"/>
    <w:rsid w:val="00020597"/>
    <w:rsid w:val="00020660"/>
    <w:rsid w:val="00020AFE"/>
    <w:rsid w:val="00020C39"/>
    <w:rsid w:val="00021E38"/>
    <w:rsid w:val="000221BB"/>
    <w:rsid w:val="00022663"/>
    <w:rsid w:val="00022A45"/>
    <w:rsid w:val="00022A6F"/>
    <w:rsid w:val="00022B6A"/>
    <w:rsid w:val="000235FE"/>
    <w:rsid w:val="00023657"/>
    <w:rsid w:val="00023843"/>
    <w:rsid w:val="000238BE"/>
    <w:rsid w:val="00023996"/>
    <w:rsid w:val="00023999"/>
    <w:rsid w:val="00023AF5"/>
    <w:rsid w:val="00023BBD"/>
    <w:rsid w:val="00023CB3"/>
    <w:rsid w:val="00023FB0"/>
    <w:rsid w:val="00024145"/>
    <w:rsid w:val="00024474"/>
    <w:rsid w:val="00024CB8"/>
    <w:rsid w:val="0002551D"/>
    <w:rsid w:val="00025B36"/>
    <w:rsid w:val="00026719"/>
    <w:rsid w:val="00026721"/>
    <w:rsid w:val="0002683A"/>
    <w:rsid w:val="000268A6"/>
    <w:rsid w:val="00026A46"/>
    <w:rsid w:val="00026D4E"/>
    <w:rsid w:val="000270A5"/>
    <w:rsid w:val="00027350"/>
    <w:rsid w:val="00027B8B"/>
    <w:rsid w:val="00030245"/>
    <w:rsid w:val="00031028"/>
    <w:rsid w:val="00031804"/>
    <w:rsid w:val="000323EF"/>
    <w:rsid w:val="00032647"/>
    <w:rsid w:val="00032E10"/>
    <w:rsid w:val="000332BC"/>
    <w:rsid w:val="00033442"/>
    <w:rsid w:val="000337AA"/>
    <w:rsid w:val="00033F80"/>
    <w:rsid w:val="00033FC5"/>
    <w:rsid w:val="00034322"/>
    <w:rsid w:val="00034682"/>
    <w:rsid w:val="00034890"/>
    <w:rsid w:val="00034911"/>
    <w:rsid w:val="00035126"/>
    <w:rsid w:val="00035288"/>
    <w:rsid w:val="0003542D"/>
    <w:rsid w:val="00035798"/>
    <w:rsid w:val="000357A9"/>
    <w:rsid w:val="00035CCE"/>
    <w:rsid w:val="0003616A"/>
    <w:rsid w:val="00036375"/>
    <w:rsid w:val="00036765"/>
    <w:rsid w:val="0003715F"/>
    <w:rsid w:val="00037485"/>
    <w:rsid w:val="000375B8"/>
    <w:rsid w:val="00037999"/>
    <w:rsid w:val="00040A23"/>
    <w:rsid w:val="00040B92"/>
    <w:rsid w:val="00040C81"/>
    <w:rsid w:val="00041AC0"/>
    <w:rsid w:val="00042507"/>
    <w:rsid w:val="00042B76"/>
    <w:rsid w:val="00043396"/>
    <w:rsid w:val="000433D4"/>
    <w:rsid w:val="00043B66"/>
    <w:rsid w:val="00043BF2"/>
    <w:rsid w:val="000441AF"/>
    <w:rsid w:val="000443AA"/>
    <w:rsid w:val="00044EF4"/>
    <w:rsid w:val="00045067"/>
    <w:rsid w:val="00045449"/>
    <w:rsid w:val="000456CC"/>
    <w:rsid w:val="000457A0"/>
    <w:rsid w:val="00045C5A"/>
    <w:rsid w:val="00046120"/>
    <w:rsid w:val="000466DB"/>
    <w:rsid w:val="00046BE1"/>
    <w:rsid w:val="00046F55"/>
    <w:rsid w:val="00047FBA"/>
    <w:rsid w:val="000501A9"/>
    <w:rsid w:val="000505CF"/>
    <w:rsid w:val="00050650"/>
    <w:rsid w:val="000509AC"/>
    <w:rsid w:val="0005129C"/>
    <w:rsid w:val="000515D6"/>
    <w:rsid w:val="00051836"/>
    <w:rsid w:val="00051BAB"/>
    <w:rsid w:val="00052162"/>
    <w:rsid w:val="0005233E"/>
    <w:rsid w:val="000531A9"/>
    <w:rsid w:val="0005324C"/>
    <w:rsid w:val="00053B73"/>
    <w:rsid w:val="00053F84"/>
    <w:rsid w:val="00054068"/>
    <w:rsid w:val="00054D8F"/>
    <w:rsid w:val="00054E9A"/>
    <w:rsid w:val="0005506A"/>
    <w:rsid w:val="00055321"/>
    <w:rsid w:val="00055417"/>
    <w:rsid w:val="0005591F"/>
    <w:rsid w:val="00055BCC"/>
    <w:rsid w:val="00056D7A"/>
    <w:rsid w:val="00056DD8"/>
    <w:rsid w:val="00056E14"/>
    <w:rsid w:val="00057163"/>
    <w:rsid w:val="0005737F"/>
    <w:rsid w:val="00057593"/>
    <w:rsid w:val="0005765A"/>
    <w:rsid w:val="00060A7D"/>
    <w:rsid w:val="000612A4"/>
    <w:rsid w:val="000618D4"/>
    <w:rsid w:val="0006194F"/>
    <w:rsid w:val="000619EC"/>
    <w:rsid w:val="0006258D"/>
    <w:rsid w:val="0006293B"/>
    <w:rsid w:val="00063099"/>
    <w:rsid w:val="00063366"/>
    <w:rsid w:val="00063CA3"/>
    <w:rsid w:val="00063CA4"/>
    <w:rsid w:val="00064276"/>
    <w:rsid w:val="00064769"/>
    <w:rsid w:val="000648AA"/>
    <w:rsid w:val="0006581A"/>
    <w:rsid w:val="0006611A"/>
    <w:rsid w:val="000661F3"/>
    <w:rsid w:val="0006656F"/>
    <w:rsid w:val="000672F0"/>
    <w:rsid w:val="0007026E"/>
    <w:rsid w:val="00070469"/>
    <w:rsid w:val="000706AD"/>
    <w:rsid w:val="00070F6B"/>
    <w:rsid w:val="00071693"/>
    <w:rsid w:val="000716B9"/>
    <w:rsid w:val="00072753"/>
    <w:rsid w:val="000730F9"/>
    <w:rsid w:val="000732A2"/>
    <w:rsid w:val="0007352E"/>
    <w:rsid w:val="00073DE3"/>
    <w:rsid w:val="00075B82"/>
    <w:rsid w:val="0007627A"/>
    <w:rsid w:val="0007634F"/>
    <w:rsid w:val="00076A01"/>
    <w:rsid w:val="000772DE"/>
    <w:rsid w:val="00080782"/>
    <w:rsid w:val="00080A31"/>
    <w:rsid w:val="000819F3"/>
    <w:rsid w:val="00081C8E"/>
    <w:rsid w:val="00081CF7"/>
    <w:rsid w:val="000823A1"/>
    <w:rsid w:val="00082FE4"/>
    <w:rsid w:val="000833CA"/>
    <w:rsid w:val="000835B6"/>
    <w:rsid w:val="00083DA2"/>
    <w:rsid w:val="00084456"/>
    <w:rsid w:val="00084B4B"/>
    <w:rsid w:val="00085FF1"/>
    <w:rsid w:val="000865E4"/>
    <w:rsid w:val="00086BA5"/>
    <w:rsid w:val="00087599"/>
    <w:rsid w:val="00087C33"/>
    <w:rsid w:val="00087CC0"/>
    <w:rsid w:val="00087D51"/>
    <w:rsid w:val="00087F52"/>
    <w:rsid w:val="00090160"/>
    <w:rsid w:val="00090198"/>
    <w:rsid w:val="00090334"/>
    <w:rsid w:val="00090B6D"/>
    <w:rsid w:val="00090BF0"/>
    <w:rsid w:val="00090CB0"/>
    <w:rsid w:val="0009217A"/>
    <w:rsid w:val="00092AC4"/>
    <w:rsid w:val="00093E38"/>
    <w:rsid w:val="00094A93"/>
    <w:rsid w:val="00094E1B"/>
    <w:rsid w:val="0009582C"/>
    <w:rsid w:val="000966E3"/>
    <w:rsid w:val="0009695A"/>
    <w:rsid w:val="00096DB5"/>
    <w:rsid w:val="00097375"/>
    <w:rsid w:val="00097798"/>
    <w:rsid w:val="0009797B"/>
    <w:rsid w:val="000A02E7"/>
    <w:rsid w:val="000A0933"/>
    <w:rsid w:val="000A0E10"/>
    <w:rsid w:val="000A0FB0"/>
    <w:rsid w:val="000A128A"/>
    <w:rsid w:val="000A176F"/>
    <w:rsid w:val="000A2628"/>
    <w:rsid w:val="000A2BC6"/>
    <w:rsid w:val="000A39DF"/>
    <w:rsid w:val="000A3D37"/>
    <w:rsid w:val="000A3DBF"/>
    <w:rsid w:val="000A5881"/>
    <w:rsid w:val="000A621E"/>
    <w:rsid w:val="000A6781"/>
    <w:rsid w:val="000A6C47"/>
    <w:rsid w:val="000A7412"/>
    <w:rsid w:val="000A769F"/>
    <w:rsid w:val="000A78B1"/>
    <w:rsid w:val="000B072B"/>
    <w:rsid w:val="000B094B"/>
    <w:rsid w:val="000B1457"/>
    <w:rsid w:val="000B1C16"/>
    <w:rsid w:val="000B1CA4"/>
    <w:rsid w:val="000B2343"/>
    <w:rsid w:val="000B23E1"/>
    <w:rsid w:val="000B2ABE"/>
    <w:rsid w:val="000B2BCF"/>
    <w:rsid w:val="000B30C8"/>
    <w:rsid w:val="000B3C52"/>
    <w:rsid w:val="000B4019"/>
    <w:rsid w:val="000B4183"/>
    <w:rsid w:val="000B53A3"/>
    <w:rsid w:val="000B6136"/>
    <w:rsid w:val="000B6B89"/>
    <w:rsid w:val="000B7774"/>
    <w:rsid w:val="000B793A"/>
    <w:rsid w:val="000C0302"/>
    <w:rsid w:val="000C0383"/>
    <w:rsid w:val="000C05B2"/>
    <w:rsid w:val="000C0638"/>
    <w:rsid w:val="000C0875"/>
    <w:rsid w:val="000C1508"/>
    <w:rsid w:val="000C16CF"/>
    <w:rsid w:val="000C19E8"/>
    <w:rsid w:val="000C28E6"/>
    <w:rsid w:val="000C2A74"/>
    <w:rsid w:val="000C2D60"/>
    <w:rsid w:val="000C3124"/>
    <w:rsid w:val="000C344C"/>
    <w:rsid w:val="000C4434"/>
    <w:rsid w:val="000C4585"/>
    <w:rsid w:val="000C4B17"/>
    <w:rsid w:val="000C4D03"/>
    <w:rsid w:val="000C506E"/>
    <w:rsid w:val="000C5B23"/>
    <w:rsid w:val="000C5E83"/>
    <w:rsid w:val="000C5ECF"/>
    <w:rsid w:val="000C621C"/>
    <w:rsid w:val="000C6249"/>
    <w:rsid w:val="000C6560"/>
    <w:rsid w:val="000C669B"/>
    <w:rsid w:val="000C6734"/>
    <w:rsid w:val="000C6FC6"/>
    <w:rsid w:val="000C70FA"/>
    <w:rsid w:val="000C7B1F"/>
    <w:rsid w:val="000D00C8"/>
    <w:rsid w:val="000D02C6"/>
    <w:rsid w:val="000D0354"/>
    <w:rsid w:val="000D07BB"/>
    <w:rsid w:val="000D0A81"/>
    <w:rsid w:val="000D0CD9"/>
    <w:rsid w:val="000D10DB"/>
    <w:rsid w:val="000D140C"/>
    <w:rsid w:val="000D165F"/>
    <w:rsid w:val="000D2735"/>
    <w:rsid w:val="000D3F91"/>
    <w:rsid w:val="000D41DF"/>
    <w:rsid w:val="000D4476"/>
    <w:rsid w:val="000D48F1"/>
    <w:rsid w:val="000D49F0"/>
    <w:rsid w:val="000D5414"/>
    <w:rsid w:val="000D597F"/>
    <w:rsid w:val="000D5B0A"/>
    <w:rsid w:val="000D5B26"/>
    <w:rsid w:val="000D5C8F"/>
    <w:rsid w:val="000D5F7F"/>
    <w:rsid w:val="000D621F"/>
    <w:rsid w:val="000D686F"/>
    <w:rsid w:val="000D6901"/>
    <w:rsid w:val="000D74D9"/>
    <w:rsid w:val="000D78B3"/>
    <w:rsid w:val="000E07FE"/>
    <w:rsid w:val="000E10C7"/>
    <w:rsid w:val="000E11B2"/>
    <w:rsid w:val="000E163D"/>
    <w:rsid w:val="000E18C5"/>
    <w:rsid w:val="000E303F"/>
    <w:rsid w:val="000E37A2"/>
    <w:rsid w:val="000E3E58"/>
    <w:rsid w:val="000E3FA9"/>
    <w:rsid w:val="000E46FC"/>
    <w:rsid w:val="000E50EA"/>
    <w:rsid w:val="000E5107"/>
    <w:rsid w:val="000E51F8"/>
    <w:rsid w:val="000E613F"/>
    <w:rsid w:val="000E6E80"/>
    <w:rsid w:val="000E74BC"/>
    <w:rsid w:val="000E7871"/>
    <w:rsid w:val="000E7D9B"/>
    <w:rsid w:val="000E7F77"/>
    <w:rsid w:val="000E7FD1"/>
    <w:rsid w:val="000F05E0"/>
    <w:rsid w:val="000F076E"/>
    <w:rsid w:val="000F1221"/>
    <w:rsid w:val="000F125B"/>
    <w:rsid w:val="000F13BE"/>
    <w:rsid w:val="000F1F28"/>
    <w:rsid w:val="000F27B6"/>
    <w:rsid w:val="000F2B5C"/>
    <w:rsid w:val="000F32F2"/>
    <w:rsid w:val="000F39EE"/>
    <w:rsid w:val="000F4405"/>
    <w:rsid w:val="000F453C"/>
    <w:rsid w:val="000F509C"/>
    <w:rsid w:val="000F56B2"/>
    <w:rsid w:val="000F5A44"/>
    <w:rsid w:val="000F636D"/>
    <w:rsid w:val="000F6634"/>
    <w:rsid w:val="000F665A"/>
    <w:rsid w:val="000F6D50"/>
    <w:rsid w:val="000F6DC2"/>
    <w:rsid w:val="000F6F41"/>
    <w:rsid w:val="000F71A9"/>
    <w:rsid w:val="000F734E"/>
    <w:rsid w:val="000F7A13"/>
    <w:rsid w:val="000F7E68"/>
    <w:rsid w:val="000F7FC5"/>
    <w:rsid w:val="00100559"/>
    <w:rsid w:val="00101817"/>
    <w:rsid w:val="001018C8"/>
    <w:rsid w:val="00101EAD"/>
    <w:rsid w:val="001021FA"/>
    <w:rsid w:val="00102366"/>
    <w:rsid w:val="0010272A"/>
    <w:rsid w:val="0010274E"/>
    <w:rsid w:val="0010278D"/>
    <w:rsid w:val="001029E2"/>
    <w:rsid w:val="00102B6B"/>
    <w:rsid w:val="00102C56"/>
    <w:rsid w:val="00102C9B"/>
    <w:rsid w:val="00103492"/>
    <w:rsid w:val="00103579"/>
    <w:rsid w:val="0010390C"/>
    <w:rsid w:val="00104465"/>
    <w:rsid w:val="00104842"/>
    <w:rsid w:val="00104E4F"/>
    <w:rsid w:val="00104E5C"/>
    <w:rsid w:val="001052FC"/>
    <w:rsid w:val="0010572B"/>
    <w:rsid w:val="00105AD2"/>
    <w:rsid w:val="00105F12"/>
    <w:rsid w:val="00106C3A"/>
    <w:rsid w:val="00106E27"/>
    <w:rsid w:val="00107927"/>
    <w:rsid w:val="00110883"/>
    <w:rsid w:val="00110D08"/>
    <w:rsid w:val="00110F73"/>
    <w:rsid w:val="001112CC"/>
    <w:rsid w:val="00111743"/>
    <w:rsid w:val="00111BAC"/>
    <w:rsid w:val="00112035"/>
    <w:rsid w:val="0011325D"/>
    <w:rsid w:val="001137E5"/>
    <w:rsid w:val="00113C03"/>
    <w:rsid w:val="00114351"/>
    <w:rsid w:val="00114909"/>
    <w:rsid w:val="00114962"/>
    <w:rsid w:val="00115446"/>
    <w:rsid w:val="00115589"/>
    <w:rsid w:val="001155B2"/>
    <w:rsid w:val="001156C6"/>
    <w:rsid w:val="001157D6"/>
    <w:rsid w:val="001168C5"/>
    <w:rsid w:val="00117538"/>
    <w:rsid w:val="0011778F"/>
    <w:rsid w:val="00117F9B"/>
    <w:rsid w:val="00120530"/>
    <w:rsid w:val="001207C8"/>
    <w:rsid w:val="001218F5"/>
    <w:rsid w:val="00121A8F"/>
    <w:rsid w:val="00121AA9"/>
    <w:rsid w:val="00121B1B"/>
    <w:rsid w:val="00121DEF"/>
    <w:rsid w:val="001226C9"/>
    <w:rsid w:val="00122874"/>
    <w:rsid w:val="00122BB3"/>
    <w:rsid w:val="00123658"/>
    <w:rsid w:val="00124482"/>
    <w:rsid w:val="00124D7C"/>
    <w:rsid w:val="00124E2D"/>
    <w:rsid w:val="00125390"/>
    <w:rsid w:val="0012551F"/>
    <w:rsid w:val="001260CF"/>
    <w:rsid w:val="001260E9"/>
    <w:rsid w:val="00126623"/>
    <w:rsid w:val="0012677D"/>
    <w:rsid w:val="001271A9"/>
    <w:rsid w:val="00127439"/>
    <w:rsid w:val="00127AF6"/>
    <w:rsid w:val="00127D8B"/>
    <w:rsid w:val="001302E3"/>
    <w:rsid w:val="001313B1"/>
    <w:rsid w:val="00131819"/>
    <w:rsid w:val="00131901"/>
    <w:rsid w:val="00132032"/>
    <w:rsid w:val="00132540"/>
    <w:rsid w:val="00132901"/>
    <w:rsid w:val="00132985"/>
    <w:rsid w:val="00132B68"/>
    <w:rsid w:val="0013346B"/>
    <w:rsid w:val="00133AF7"/>
    <w:rsid w:val="00133D25"/>
    <w:rsid w:val="001342CA"/>
    <w:rsid w:val="001348F6"/>
    <w:rsid w:val="00134908"/>
    <w:rsid w:val="00134E80"/>
    <w:rsid w:val="00135042"/>
    <w:rsid w:val="00135368"/>
    <w:rsid w:val="001355A6"/>
    <w:rsid w:val="0013595D"/>
    <w:rsid w:val="00136157"/>
    <w:rsid w:val="0013731E"/>
    <w:rsid w:val="001375A2"/>
    <w:rsid w:val="00137811"/>
    <w:rsid w:val="00137BED"/>
    <w:rsid w:val="00137F80"/>
    <w:rsid w:val="00140B02"/>
    <w:rsid w:val="00140C73"/>
    <w:rsid w:val="0014112E"/>
    <w:rsid w:val="0014252B"/>
    <w:rsid w:val="00142664"/>
    <w:rsid w:val="00142801"/>
    <w:rsid w:val="001429A0"/>
    <w:rsid w:val="00142D03"/>
    <w:rsid w:val="00143E2E"/>
    <w:rsid w:val="00144CA3"/>
    <w:rsid w:val="0014500C"/>
    <w:rsid w:val="00145589"/>
    <w:rsid w:val="00145816"/>
    <w:rsid w:val="00146BEA"/>
    <w:rsid w:val="00146C1F"/>
    <w:rsid w:val="00146EC5"/>
    <w:rsid w:val="00146F3E"/>
    <w:rsid w:val="0014750A"/>
    <w:rsid w:val="00147602"/>
    <w:rsid w:val="00147C14"/>
    <w:rsid w:val="00147EC1"/>
    <w:rsid w:val="001500E2"/>
    <w:rsid w:val="0015022F"/>
    <w:rsid w:val="00150D14"/>
    <w:rsid w:val="00150F9D"/>
    <w:rsid w:val="00151193"/>
    <w:rsid w:val="00151466"/>
    <w:rsid w:val="00151486"/>
    <w:rsid w:val="00151871"/>
    <w:rsid w:val="0015208C"/>
    <w:rsid w:val="001520B1"/>
    <w:rsid w:val="001523E4"/>
    <w:rsid w:val="001525BB"/>
    <w:rsid w:val="00152A0F"/>
    <w:rsid w:val="00152CEE"/>
    <w:rsid w:val="00152CEF"/>
    <w:rsid w:val="00153945"/>
    <w:rsid w:val="00153F8A"/>
    <w:rsid w:val="001544E2"/>
    <w:rsid w:val="0015513D"/>
    <w:rsid w:val="0015527C"/>
    <w:rsid w:val="00155549"/>
    <w:rsid w:val="0015597B"/>
    <w:rsid w:val="00155A56"/>
    <w:rsid w:val="00155AA2"/>
    <w:rsid w:val="00156C41"/>
    <w:rsid w:val="00156DA0"/>
    <w:rsid w:val="00156DB3"/>
    <w:rsid w:val="001571E1"/>
    <w:rsid w:val="0015756C"/>
    <w:rsid w:val="00157782"/>
    <w:rsid w:val="00157B62"/>
    <w:rsid w:val="00160660"/>
    <w:rsid w:val="00160E60"/>
    <w:rsid w:val="001616E8"/>
    <w:rsid w:val="0016201E"/>
    <w:rsid w:val="001621F6"/>
    <w:rsid w:val="001623CE"/>
    <w:rsid w:val="00163CE0"/>
    <w:rsid w:val="00164F5A"/>
    <w:rsid w:val="001654CB"/>
    <w:rsid w:val="001655E6"/>
    <w:rsid w:val="0016653D"/>
    <w:rsid w:val="00167014"/>
    <w:rsid w:val="00167A59"/>
    <w:rsid w:val="00167B45"/>
    <w:rsid w:val="00167B6F"/>
    <w:rsid w:val="001715FA"/>
    <w:rsid w:val="00171BFE"/>
    <w:rsid w:val="00171E13"/>
    <w:rsid w:val="001721C2"/>
    <w:rsid w:val="00172AAE"/>
    <w:rsid w:val="00172BFF"/>
    <w:rsid w:val="00172CB3"/>
    <w:rsid w:val="00173DF0"/>
    <w:rsid w:val="00173EAE"/>
    <w:rsid w:val="00174586"/>
    <w:rsid w:val="00174B2A"/>
    <w:rsid w:val="00175053"/>
    <w:rsid w:val="00175303"/>
    <w:rsid w:val="001762BB"/>
    <w:rsid w:val="0017674A"/>
    <w:rsid w:val="00176DB3"/>
    <w:rsid w:val="00177D37"/>
    <w:rsid w:val="00180731"/>
    <w:rsid w:val="001808BD"/>
    <w:rsid w:val="0018145B"/>
    <w:rsid w:val="00181916"/>
    <w:rsid w:val="00181F67"/>
    <w:rsid w:val="00182B48"/>
    <w:rsid w:val="00183102"/>
    <w:rsid w:val="00183251"/>
    <w:rsid w:val="00183589"/>
    <w:rsid w:val="00183728"/>
    <w:rsid w:val="00184258"/>
    <w:rsid w:val="001851C6"/>
    <w:rsid w:val="00185BAA"/>
    <w:rsid w:val="00186495"/>
    <w:rsid w:val="0018666B"/>
    <w:rsid w:val="00186E71"/>
    <w:rsid w:val="0019080C"/>
    <w:rsid w:val="00190EB1"/>
    <w:rsid w:val="00190ED6"/>
    <w:rsid w:val="001917C9"/>
    <w:rsid w:val="00191DCE"/>
    <w:rsid w:val="00191E30"/>
    <w:rsid w:val="001925E0"/>
    <w:rsid w:val="001937A4"/>
    <w:rsid w:val="00193F1B"/>
    <w:rsid w:val="0019428B"/>
    <w:rsid w:val="001947EC"/>
    <w:rsid w:val="001951E1"/>
    <w:rsid w:val="00195288"/>
    <w:rsid w:val="00195334"/>
    <w:rsid w:val="0019582F"/>
    <w:rsid w:val="0019677E"/>
    <w:rsid w:val="001967D1"/>
    <w:rsid w:val="001968F1"/>
    <w:rsid w:val="00196B07"/>
    <w:rsid w:val="00196E49"/>
    <w:rsid w:val="00197188"/>
    <w:rsid w:val="00197191"/>
    <w:rsid w:val="001973EA"/>
    <w:rsid w:val="001974DE"/>
    <w:rsid w:val="001976DD"/>
    <w:rsid w:val="00197926"/>
    <w:rsid w:val="00197A7F"/>
    <w:rsid w:val="00197AA4"/>
    <w:rsid w:val="00197DD8"/>
    <w:rsid w:val="001A04DC"/>
    <w:rsid w:val="001A0E9B"/>
    <w:rsid w:val="001A1199"/>
    <w:rsid w:val="001A2D69"/>
    <w:rsid w:val="001A33AA"/>
    <w:rsid w:val="001A3573"/>
    <w:rsid w:val="001A3C5D"/>
    <w:rsid w:val="001A4584"/>
    <w:rsid w:val="001A4910"/>
    <w:rsid w:val="001A52C9"/>
    <w:rsid w:val="001A5DE6"/>
    <w:rsid w:val="001A6152"/>
    <w:rsid w:val="001A6161"/>
    <w:rsid w:val="001A6172"/>
    <w:rsid w:val="001A61BD"/>
    <w:rsid w:val="001A64C5"/>
    <w:rsid w:val="001A7299"/>
    <w:rsid w:val="001A7525"/>
    <w:rsid w:val="001A7735"/>
    <w:rsid w:val="001A7E8F"/>
    <w:rsid w:val="001B08A7"/>
    <w:rsid w:val="001B0C63"/>
    <w:rsid w:val="001B0D92"/>
    <w:rsid w:val="001B1032"/>
    <w:rsid w:val="001B11A2"/>
    <w:rsid w:val="001B20B4"/>
    <w:rsid w:val="001B251A"/>
    <w:rsid w:val="001B2C51"/>
    <w:rsid w:val="001B2C7D"/>
    <w:rsid w:val="001B3048"/>
    <w:rsid w:val="001B31C6"/>
    <w:rsid w:val="001B3A89"/>
    <w:rsid w:val="001B46F1"/>
    <w:rsid w:val="001B52CA"/>
    <w:rsid w:val="001B5801"/>
    <w:rsid w:val="001B5B5D"/>
    <w:rsid w:val="001B5BB4"/>
    <w:rsid w:val="001B5EAF"/>
    <w:rsid w:val="001B5F9D"/>
    <w:rsid w:val="001B6CED"/>
    <w:rsid w:val="001B6E36"/>
    <w:rsid w:val="001B7ADC"/>
    <w:rsid w:val="001B7E0A"/>
    <w:rsid w:val="001C013E"/>
    <w:rsid w:val="001C04FE"/>
    <w:rsid w:val="001C053F"/>
    <w:rsid w:val="001C0966"/>
    <w:rsid w:val="001C1408"/>
    <w:rsid w:val="001C1BAE"/>
    <w:rsid w:val="001C28BF"/>
    <w:rsid w:val="001C2B10"/>
    <w:rsid w:val="001C3A8F"/>
    <w:rsid w:val="001C3BC6"/>
    <w:rsid w:val="001C3BE6"/>
    <w:rsid w:val="001C4529"/>
    <w:rsid w:val="001C4543"/>
    <w:rsid w:val="001C4667"/>
    <w:rsid w:val="001C4E4B"/>
    <w:rsid w:val="001C538B"/>
    <w:rsid w:val="001C61DA"/>
    <w:rsid w:val="001C6FF3"/>
    <w:rsid w:val="001C76E3"/>
    <w:rsid w:val="001C7E8B"/>
    <w:rsid w:val="001D00FE"/>
    <w:rsid w:val="001D072E"/>
    <w:rsid w:val="001D0757"/>
    <w:rsid w:val="001D13EE"/>
    <w:rsid w:val="001D19AE"/>
    <w:rsid w:val="001D23CD"/>
    <w:rsid w:val="001D242C"/>
    <w:rsid w:val="001D2526"/>
    <w:rsid w:val="001D373B"/>
    <w:rsid w:val="001D3930"/>
    <w:rsid w:val="001D3C1C"/>
    <w:rsid w:val="001D4802"/>
    <w:rsid w:val="001D51F4"/>
    <w:rsid w:val="001D5628"/>
    <w:rsid w:val="001D5935"/>
    <w:rsid w:val="001D609B"/>
    <w:rsid w:val="001D60CC"/>
    <w:rsid w:val="001D60F8"/>
    <w:rsid w:val="001D6569"/>
    <w:rsid w:val="001D6BAB"/>
    <w:rsid w:val="001D6EB4"/>
    <w:rsid w:val="001D7136"/>
    <w:rsid w:val="001D7241"/>
    <w:rsid w:val="001D783B"/>
    <w:rsid w:val="001D7955"/>
    <w:rsid w:val="001D7AA0"/>
    <w:rsid w:val="001D7D77"/>
    <w:rsid w:val="001D7F82"/>
    <w:rsid w:val="001E10DF"/>
    <w:rsid w:val="001E19CA"/>
    <w:rsid w:val="001E1AD9"/>
    <w:rsid w:val="001E1B2D"/>
    <w:rsid w:val="001E1C9A"/>
    <w:rsid w:val="001E2AFF"/>
    <w:rsid w:val="001E2E1F"/>
    <w:rsid w:val="001E4282"/>
    <w:rsid w:val="001E49CC"/>
    <w:rsid w:val="001E4BEE"/>
    <w:rsid w:val="001E5316"/>
    <w:rsid w:val="001E575D"/>
    <w:rsid w:val="001E5BB8"/>
    <w:rsid w:val="001E6026"/>
    <w:rsid w:val="001E605A"/>
    <w:rsid w:val="001E6473"/>
    <w:rsid w:val="001E6BAB"/>
    <w:rsid w:val="001E75E5"/>
    <w:rsid w:val="001E7722"/>
    <w:rsid w:val="001E785E"/>
    <w:rsid w:val="001F091D"/>
    <w:rsid w:val="001F0DC2"/>
    <w:rsid w:val="001F10CB"/>
    <w:rsid w:val="001F1C36"/>
    <w:rsid w:val="001F1E4D"/>
    <w:rsid w:val="001F2838"/>
    <w:rsid w:val="001F2BB6"/>
    <w:rsid w:val="001F2C52"/>
    <w:rsid w:val="001F2CDD"/>
    <w:rsid w:val="001F3363"/>
    <w:rsid w:val="001F3A02"/>
    <w:rsid w:val="001F3A3F"/>
    <w:rsid w:val="001F3B45"/>
    <w:rsid w:val="001F3D91"/>
    <w:rsid w:val="001F416B"/>
    <w:rsid w:val="001F470D"/>
    <w:rsid w:val="001F5787"/>
    <w:rsid w:val="001F5F6C"/>
    <w:rsid w:val="001F6C94"/>
    <w:rsid w:val="001F706D"/>
    <w:rsid w:val="001F7303"/>
    <w:rsid w:val="001F78F2"/>
    <w:rsid w:val="001F7926"/>
    <w:rsid w:val="001F7A4B"/>
    <w:rsid w:val="001F7C37"/>
    <w:rsid w:val="001FB368"/>
    <w:rsid w:val="002005F2"/>
    <w:rsid w:val="00200788"/>
    <w:rsid w:val="00200AF3"/>
    <w:rsid w:val="00201F99"/>
    <w:rsid w:val="002020DC"/>
    <w:rsid w:val="002023B1"/>
    <w:rsid w:val="00202BC3"/>
    <w:rsid w:val="00202C21"/>
    <w:rsid w:val="00203CEA"/>
    <w:rsid w:val="00203F38"/>
    <w:rsid w:val="00204462"/>
    <w:rsid w:val="002045F3"/>
    <w:rsid w:val="0020476F"/>
    <w:rsid w:val="0020490C"/>
    <w:rsid w:val="00204DC8"/>
    <w:rsid w:val="0020513C"/>
    <w:rsid w:val="0020529C"/>
    <w:rsid w:val="002058AA"/>
    <w:rsid w:val="0020599F"/>
    <w:rsid w:val="00205C17"/>
    <w:rsid w:val="002063DD"/>
    <w:rsid w:val="0020674F"/>
    <w:rsid w:val="0020691C"/>
    <w:rsid w:val="00206B68"/>
    <w:rsid w:val="00206C4E"/>
    <w:rsid w:val="00206D97"/>
    <w:rsid w:val="00207511"/>
    <w:rsid w:val="00207C80"/>
    <w:rsid w:val="002100B0"/>
    <w:rsid w:val="00210174"/>
    <w:rsid w:val="002103FE"/>
    <w:rsid w:val="002104D9"/>
    <w:rsid w:val="00210FA7"/>
    <w:rsid w:val="00211450"/>
    <w:rsid w:val="00211480"/>
    <w:rsid w:val="002114E2"/>
    <w:rsid w:val="00211644"/>
    <w:rsid w:val="0021171E"/>
    <w:rsid w:val="00211769"/>
    <w:rsid w:val="00211DF8"/>
    <w:rsid w:val="00212396"/>
    <w:rsid w:val="00212EEC"/>
    <w:rsid w:val="0021321E"/>
    <w:rsid w:val="00213C2F"/>
    <w:rsid w:val="00213E12"/>
    <w:rsid w:val="00215C11"/>
    <w:rsid w:val="00215E3F"/>
    <w:rsid w:val="00215F15"/>
    <w:rsid w:val="00216072"/>
    <w:rsid w:val="00220E17"/>
    <w:rsid w:val="00220FCF"/>
    <w:rsid w:val="0022116B"/>
    <w:rsid w:val="0022173C"/>
    <w:rsid w:val="00221755"/>
    <w:rsid w:val="00221FF5"/>
    <w:rsid w:val="00222618"/>
    <w:rsid w:val="0022282C"/>
    <w:rsid w:val="00222ABF"/>
    <w:rsid w:val="00222D30"/>
    <w:rsid w:val="00222E7B"/>
    <w:rsid w:val="00223487"/>
    <w:rsid w:val="00223B39"/>
    <w:rsid w:val="002245E2"/>
    <w:rsid w:val="00224DD9"/>
    <w:rsid w:val="00225F86"/>
    <w:rsid w:val="002264FB"/>
    <w:rsid w:val="00226DD3"/>
    <w:rsid w:val="00226E9E"/>
    <w:rsid w:val="00226F75"/>
    <w:rsid w:val="00227232"/>
    <w:rsid w:val="002277A5"/>
    <w:rsid w:val="00227A30"/>
    <w:rsid w:val="002304CC"/>
    <w:rsid w:val="00230A79"/>
    <w:rsid w:val="002314B5"/>
    <w:rsid w:val="0023186C"/>
    <w:rsid w:val="0023206C"/>
    <w:rsid w:val="002327E9"/>
    <w:rsid w:val="00232E37"/>
    <w:rsid w:val="00232FF6"/>
    <w:rsid w:val="0023328A"/>
    <w:rsid w:val="00233739"/>
    <w:rsid w:val="002339CF"/>
    <w:rsid w:val="00233AFF"/>
    <w:rsid w:val="00233D45"/>
    <w:rsid w:val="00233DFE"/>
    <w:rsid w:val="0023515A"/>
    <w:rsid w:val="0023532C"/>
    <w:rsid w:val="002363C2"/>
    <w:rsid w:val="00236723"/>
    <w:rsid w:val="002371C7"/>
    <w:rsid w:val="00237B8E"/>
    <w:rsid w:val="00237D7A"/>
    <w:rsid w:val="00237FA5"/>
    <w:rsid w:val="00240779"/>
    <w:rsid w:val="00241EE1"/>
    <w:rsid w:val="0024255E"/>
    <w:rsid w:val="00242B26"/>
    <w:rsid w:val="00242F26"/>
    <w:rsid w:val="002432E4"/>
    <w:rsid w:val="0024419C"/>
    <w:rsid w:val="002442C6"/>
    <w:rsid w:val="00244B2F"/>
    <w:rsid w:val="00245535"/>
    <w:rsid w:val="002456DE"/>
    <w:rsid w:val="00245FFD"/>
    <w:rsid w:val="00246A92"/>
    <w:rsid w:val="002472D7"/>
    <w:rsid w:val="00247521"/>
    <w:rsid w:val="00250302"/>
    <w:rsid w:val="00250487"/>
    <w:rsid w:val="00251330"/>
    <w:rsid w:val="002516E8"/>
    <w:rsid w:val="00252050"/>
    <w:rsid w:val="0025222D"/>
    <w:rsid w:val="00252C56"/>
    <w:rsid w:val="00253C2C"/>
    <w:rsid w:val="00253CD3"/>
    <w:rsid w:val="002543A7"/>
    <w:rsid w:val="002545EE"/>
    <w:rsid w:val="00255363"/>
    <w:rsid w:val="002564E9"/>
    <w:rsid w:val="00256906"/>
    <w:rsid w:val="00256A7E"/>
    <w:rsid w:val="00257099"/>
    <w:rsid w:val="002578C9"/>
    <w:rsid w:val="002601C7"/>
    <w:rsid w:val="002601E9"/>
    <w:rsid w:val="002605CF"/>
    <w:rsid w:val="00261589"/>
    <w:rsid w:val="00261869"/>
    <w:rsid w:val="002618E8"/>
    <w:rsid w:val="0026191D"/>
    <w:rsid w:val="0026199C"/>
    <w:rsid w:val="002621AD"/>
    <w:rsid w:val="00262332"/>
    <w:rsid w:val="00262473"/>
    <w:rsid w:val="002628F6"/>
    <w:rsid w:val="002629D5"/>
    <w:rsid w:val="00262C32"/>
    <w:rsid w:val="00262FF4"/>
    <w:rsid w:val="00263530"/>
    <w:rsid w:val="00263B1C"/>
    <w:rsid w:val="00264406"/>
    <w:rsid w:val="002654F9"/>
    <w:rsid w:val="00266265"/>
    <w:rsid w:val="002662EF"/>
    <w:rsid w:val="00267106"/>
    <w:rsid w:val="002672C3"/>
    <w:rsid w:val="002678C9"/>
    <w:rsid w:val="002702BE"/>
    <w:rsid w:val="00271393"/>
    <w:rsid w:val="00271433"/>
    <w:rsid w:val="0027176C"/>
    <w:rsid w:val="00271981"/>
    <w:rsid w:val="00271FE0"/>
    <w:rsid w:val="00272134"/>
    <w:rsid w:val="00272420"/>
    <w:rsid w:val="002726C2"/>
    <w:rsid w:val="002727CA"/>
    <w:rsid w:val="00272D9B"/>
    <w:rsid w:val="00272EB2"/>
    <w:rsid w:val="0027340D"/>
    <w:rsid w:val="00273ACC"/>
    <w:rsid w:val="00273B81"/>
    <w:rsid w:val="00273D18"/>
    <w:rsid w:val="00273E4E"/>
    <w:rsid w:val="00273FA1"/>
    <w:rsid w:val="002744A6"/>
    <w:rsid w:val="002753C3"/>
    <w:rsid w:val="00275487"/>
    <w:rsid w:val="00275728"/>
    <w:rsid w:val="0027624F"/>
    <w:rsid w:val="002765BB"/>
    <w:rsid w:val="0027663D"/>
    <w:rsid w:val="002769A0"/>
    <w:rsid w:val="00277399"/>
    <w:rsid w:val="00277849"/>
    <w:rsid w:val="00277E88"/>
    <w:rsid w:val="00280C89"/>
    <w:rsid w:val="00280D4E"/>
    <w:rsid w:val="002811A0"/>
    <w:rsid w:val="002811CF"/>
    <w:rsid w:val="002813D5"/>
    <w:rsid w:val="00281680"/>
    <w:rsid w:val="00281CA6"/>
    <w:rsid w:val="002842EB"/>
    <w:rsid w:val="00284786"/>
    <w:rsid w:val="002847DD"/>
    <w:rsid w:val="00284FFF"/>
    <w:rsid w:val="0028538B"/>
    <w:rsid w:val="0028593F"/>
    <w:rsid w:val="00286300"/>
    <w:rsid w:val="002867AC"/>
    <w:rsid w:val="002867E5"/>
    <w:rsid w:val="00286870"/>
    <w:rsid w:val="00286877"/>
    <w:rsid w:val="00286E71"/>
    <w:rsid w:val="00286E85"/>
    <w:rsid w:val="0028715F"/>
    <w:rsid w:val="00287276"/>
    <w:rsid w:val="00287932"/>
    <w:rsid w:val="00287BB8"/>
    <w:rsid w:val="00287DC9"/>
    <w:rsid w:val="00287E0B"/>
    <w:rsid w:val="00290B53"/>
    <w:rsid w:val="00290E32"/>
    <w:rsid w:val="00291267"/>
    <w:rsid w:val="00291298"/>
    <w:rsid w:val="002915CC"/>
    <w:rsid w:val="00291B18"/>
    <w:rsid w:val="00291B4A"/>
    <w:rsid w:val="00291E6C"/>
    <w:rsid w:val="0029225D"/>
    <w:rsid w:val="002923E8"/>
    <w:rsid w:val="002926C4"/>
    <w:rsid w:val="0029290F"/>
    <w:rsid w:val="0029292C"/>
    <w:rsid w:val="00292B67"/>
    <w:rsid w:val="00292CC0"/>
    <w:rsid w:val="0029322B"/>
    <w:rsid w:val="00294028"/>
    <w:rsid w:val="00294288"/>
    <w:rsid w:val="002944C1"/>
    <w:rsid w:val="00294911"/>
    <w:rsid w:val="002949B7"/>
    <w:rsid w:val="002949DD"/>
    <w:rsid w:val="00294A56"/>
    <w:rsid w:val="00294EB0"/>
    <w:rsid w:val="0029517C"/>
    <w:rsid w:val="00296DD4"/>
    <w:rsid w:val="00297096"/>
    <w:rsid w:val="002979E9"/>
    <w:rsid w:val="002A04E6"/>
    <w:rsid w:val="002A1090"/>
    <w:rsid w:val="002A2030"/>
    <w:rsid w:val="002A20D0"/>
    <w:rsid w:val="002A3996"/>
    <w:rsid w:val="002A3AD4"/>
    <w:rsid w:val="002A5122"/>
    <w:rsid w:val="002A5406"/>
    <w:rsid w:val="002A5D00"/>
    <w:rsid w:val="002A6076"/>
    <w:rsid w:val="002A60A0"/>
    <w:rsid w:val="002A622E"/>
    <w:rsid w:val="002A6353"/>
    <w:rsid w:val="002A6FF5"/>
    <w:rsid w:val="002A72FF"/>
    <w:rsid w:val="002A7340"/>
    <w:rsid w:val="002B04C4"/>
    <w:rsid w:val="002B09BF"/>
    <w:rsid w:val="002B0C4F"/>
    <w:rsid w:val="002B130A"/>
    <w:rsid w:val="002B1857"/>
    <w:rsid w:val="002B1D55"/>
    <w:rsid w:val="002B22D9"/>
    <w:rsid w:val="002B267A"/>
    <w:rsid w:val="002B267C"/>
    <w:rsid w:val="002B281E"/>
    <w:rsid w:val="002B2B70"/>
    <w:rsid w:val="002B2BDE"/>
    <w:rsid w:val="002B3509"/>
    <w:rsid w:val="002B3701"/>
    <w:rsid w:val="002B418D"/>
    <w:rsid w:val="002B5533"/>
    <w:rsid w:val="002B5AF9"/>
    <w:rsid w:val="002B73AC"/>
    <w:rsid w:val="002B7604"/>
    <w:rsid w:val="002B7662"/>
    <w:rsid w:val="002B799F"/>
    <w:rsid w:val="002B7B37"/>
    <w:rsid w:val="002B7D6D"/>
    <w:rsid w:val="002C0B02"/>
    <w:rsid w:val="002C0CAE"/>
    <w:rsid w:val="002C1740"/>
    <w:rsid w:val="002C1A30"/>
    <w:rsid w:val="002C219E"/>
    <w:rsid w:val="002C2462"/>
    <w:rsid w:val="002C29ED"/>
    <w:rsid w:val="002C3202"/>
    <w:rsid w:val="002C366D"/>
    <w:rsid w:val="002C39E3"/>
    <w:rsid w:val="002C3A0E"/>
    <w:rsid w:val="002C3A78"/>
    <w:rsid w:val="002C3EFB"/>
    <w:rsid w:val="002C417E"/>
    <w:rsid w:val="002C421C"/>
    <w:rsid w:val="002C435F"/>
    <w:rsid w:val="002C5397"/>
    <w:rsid w:val="002C5BD5"/>
    <w:rsid w:val="002C5D7E"/>
    <w:rsid w:val="002C66AA"/>
    <w:rsid w:val="002D00CE"/>
    <w:rsid w:val="002D0385"/>
    <w:rsid w:val="002D0400"/>
    <w:rsid w:val="002D07C4"/>
    <w:rsid w:val="002D1217"/>
    <w:rsid w:val="002D131B"/>
    <w:rsid w:val="002D147B"/>
    <w:rsid w:val="002D15F1"/>
    <w:rsid w:val="002D1B16"/>
    <w:rsid w:val="002D2B7F"/>
    <w:rsid w:val="002D2C2F"/>
    <w:rsid w:val="002D2D1D"/>
    <w:rsid w:val="002D3137"/>
    <w:rsid w:val="002D397F"/>
    <w:rsid w:val="002D42A4"/>
    <w:rsid w:val="002D4558"/>
    <w:rsid w:val="002D55B2"/>
    <w:rsid w:val="002D5956"/>
    <w:rsid w:val="002D60C4"/>
    <w:rsid w:val="002D697F"/>
    <w:rsid w:val="002D6DA6"/>
    <w:rsid w:val="002D6EB4"/>
    <w:rsid w:val="002D6FE0"/>
    <w:rsid w:val="002D7077"/>
    <w:rsid w:val="002D73C7"/>
    <w:rsid w:val="002D7F3F"/>
    <w:rsid w:val="002E0642"/>
    <w:rsid w:val="002E0BDA"/>
    <w:rsid w:val="002E2142"/>
    <w:rsid w:val="002E23CE"/>
    <w:rsid w:val="002E2823"/>
    <w:rsid w:val="002E2889"/>
    <w:rsid w:val="002E3109"/>
    <w:rsid w:val="002E34E6"/>
    <w:rsid w:val="002E3A26"/>
    <w:rsid w:val="002E4AEB"/>
    <w:rsid w:val="002E5696"/>
    <w:rsid w:val="002E5739"/>
    <w:rsid w:val="002E5777"/>
    <w:rsid w:val="002E6900"/>
    <w:rsid w:val="002E7280"/>
    <w:rsid w:val="002E78CA"/>
    <w:rsid w:val="002E798B"/>
    <w:rsid w:val="002F0371"/>
    <w:rsid w:val="002F03BB"/>
    <w:rsid w:val="002F0787"/>
    <w:rsid w:val="002F12B6"/>
    <w:rsid w:val="002F1397"/>
    <w:rsid w:val="002F17C2"/>
    <w:rsid w:val="002F1A00"/>
    <w:rsid w:val="002F1B2A"/>
    <w:rsid w:val="002F1F2A"/>
    <w:rsid w:val="002F1F2F"/>
    <w:rsid w:val="002F2DD9"/>
    <w:rsid w:val="002F31A1"/>
    <w:rsid w:val="002F42B0"/>
    <w:rsid w:val="002F47D1"/>
    <w:rsid w:val="002F634C"/>
    <w:rsid w:val="002F6F49"/>
    <w:rsid w:val="002F756F"/>
    <w:rsid w:val="0030038C"/>
    <w:rsid w:val="0030049F"/>
    <w:rsid w:val="0030124C"/>
    <w:rsid w:val="003013D6"/>
    <w:rsid w:val="00302211"/>
    <w:rsid w:val="003023C4"/>
    <w:rsid w:val="00302E8D"/>
    <w:rsid w:val="00302F51"/>
    <w:rsid w:val="003036AF"/>
    <w:rsid w:val="003037F7"/>
    <w:rsid w:val="00303CBF"/>
    <w:rsid w:val="003041C9"/>
    <w:rsid w:val="0030486F"/>
    <w:rsid w:val="00304BE2"/>
    <w:rsid w:val="0030502D"/>
    <w:rsid w:val="0030548A"/>
    <w:rsid w:val="00305633"/>
    <w:rsid w:val="00305A91"/>
    <w:rsid w:val="003060CA"/>
    <w:rsid w:val="0030659C"/>
    <w:rsid w:val="00306870"/>
    <w:rsid w:val="00306BA3"/>
    <w:rsid w:val="00306E03"/>
    <w:rsid w:val="00306ED7"/>
    <w:rsid w:val="00306F59"/>
    <w:rsid w:val="00307585"/>
    <w:rsid w:val="00307ABE"/>
    <w:rsid w:val="003102DF"/>
    <w:rsid w:val="0031104E"/>
    <w:rsid w:val="00311130"/>
    <w:rsid w:val="00311259"/>
    <w:rsid w:val="003124D8"/>
    <w:rsid w:val="00312A8F"/>
    <w:rsid w:val="0031303A"/>
    <w:rsid w:val="0031334B"/>
    <w:rsid w:val="003133D3"/>
    <w:rsid w:val="00313606"/>
    <w:rsid w:val="00313797"/>
    <w:rsid w:val="00313C3D"/>
    <w:rsid w:val="00315176"/>
    <w:rsid w:val="0031550C"/>
    <w:rsid w:val="0031551D"/>
    <w:rsid w:val="0031573F"/>
    <w:rsid w:val="00315888"/>
    <w:rsid w:val="003159D8"/>
    <w:rsid w:val="00315A0D"/>
    <w:rsid w:val="0031632E"/>
    <w:rsid w:val="00316A92"/>
    <w:rsid w:val="00317094"/>
    <w:rsid w:val="003177D8"/>
    <w:rsid w:val="00317EC1"/>
    <w:rsid w:val="003204DF"/>
    <w:rsid w:val="00320D81"/>
    <w:rsid w:val="00321041"/>
    <w:rsid w:val="00321118"/>
    <w:rsid w:val="003215D2"/>
    <w:rsid w:val="00321673"/>
    <w:rsid w:val="00322949"/>
    <w:rsid w:val="00322C5C"/>
    <w:rsid w:val="003231B8"/>
    <w:rsid w:val="0032354F"/>
    <w:rsid w:val="003235D4"/>
    <w:rsid w:val="00323BDA"/>
    <w:rsid w:val="00323DA2"/>
    <w:rsid w:val="00323DDB"/>
    <w:rsid w:val="00323DF4"/>
    <w:rsid w:val="00323E92"/>
    <w:rsid w:val="0032410F"/>
    <w:rsid w:val="00324270"/>
    <w:rsid w:val="00324657"/>
    <w:rsid w:val="003246C8"/>
    <w:rsid w:val="00325270"/>
    <w:rsid w:val="003254C7"/>
    <w:rsid w:val="003256A7"/>
    <w:rsid w:val="00325803"/>
    <w:rsid w:val="0032597F"/>
    <w:rsid w:val="003264FE"/>
    <w:rsid w:val="003267B0"/>
    <w:rsid w:val="0032786E"/>
    <w:rsid w:val="00327B43"/>
    <w:rsid w:val="00327D71"/>
    <w:rsid w:val="0033033E"/>
    <w:rsid w:val="003309E3"/>
    <w:rsid w:val="00330E63"/>
    <w:rsid w:val="00332EA3"/>
    <w:rsid w:val="00333150"/>
    <w:rsid w:val="00333708"/>
    <w:rsid w:val="00333863"/>
    <w:rsid w:val="0033408B"/>
    <w:rsid w:val="0033490F"/>
    <w:rsid w:val="00334ECC"/>
    <w:rsid w:val="003356B0"/>
    <w:rsid w:val="003356F8"/>
    <w:rsid w:val="00335BB6"/>
    <w:rsid w:val="00335FEC"/>
    <w:rsid w:val="003362E4"/>
    <w:rsid w:val="003363EE"/>
    <w:rsid w:val="00336A23"/>
    <w:rsid w:val="00336B36"/>
    <w:rsid w:val="00336BCB"/>
    <w:rsid w:val="00336F7D"/>
    <w:rsid w:val="00337420"/>
    <w:rsid w:val="003376CF"/>
    <w:rsid w:val="00337A1C"/>
    <w:rsid w:val="00340176"/>
    <w:rsid w:val="0034056C"/>
    <w:rsid w:val="003406FC"/>
    <w:rsid w:val="003408F8"/>
    <w:rsid w:val="00340B10"/>
    <w:rsid w:val="0034105B"/>
    <w:rsid w:val="00341313"/>
    <w:rsid w:val="0034135C"/>
    <w:rsid w:val="00341CDB"/>
    <w:rsid w:val="00342662"/>
    <w:rsid w:val="00342DDE"/>
    <w:rsid w:val="0034343A"/>
    <w:rsid w:val="0034363E"/>
    <w:rsid w:val="00344DE1"/>
    <w:rsid w:val="00345174"/>
    <w:rsid w:val="003455D9"/>
    <w:rsid w:val="00345CA7"/>
    <w:rsid w:val="00345F79"/>
    <w:rsid w:val="00346246"/>
    <w:rsid w:val="003473B6"/>
    <w:rsid w:val="00347528"/>
    <w:rsid w:val="003477FC"/>
    <w:rsid w:val="00347F5D"/>
    <w:rsid w:val="00350451"/>
    <w:rsid w:val="003508BD"/>
    <w:rsid w:val="0035119D"/>
    <w:rsid w:val="00351824"/>
    <w:rsid w:val="00351F12"/>
    <w:rsid w:val="00352CA1"/>
    <w:rsid w:val="00352DED"/>
    <w:rsid w:val="00353CB8"/>
    <w:rsid w:val="0035472F"/>
    <w:rsid w:val="00354AF1"/>
    <w:rsid w:val="00354E22"/>
    <w:rsid w:val="003553BF"/>
    <w:rsid w:val="00355405"/>
    <w:rsid w:val="003558CA"/>
    <w:rsid w:val="00355C20"/>
    <w:rsid w:val="00355CB0"/>
    <w:rsid w:val="003561F3"/>
    <w:rsid w:val="003567CA"/>
    <w:rsid w:val="0035732F"/>
    <w:rsid w:val="0035797A"/>
    <w:rsid w:val="00357CBC"/>
    <w:rsid w:val="00357DF4"/>
    <w:rsid w:val="003602E0"/>
    <w:rsid w:val="00360C00"/>
    <w:rsid w:val="003613EF"/>
    <w:rsid w:val="00361480"/>
    <w:rsid w:val="00361DC3"/>
    <w:rsid w:val="003626F0"/>
    <w:rsid w:val="003627CB"/>
    <w:rsid w:val="003629FF"/>
    <w:rsid w:val="0036336B"/>
    <w:rsid w:val="00363645"/>
    <w:rsid w:val="0036380B"/>
    <w:rsid w:val="00363AD0"/>
    <w:rsid w:val="00364B3E"/>
    <w:rsid w:val="00364DA3"/>
    <w:rsid w:val="00364FCB"/>
    <w:rsid w:val="003653A3"/>
    <w:rsid w:val="00365538"/>
    <w:rsid w:val="00365594"/>
    <w:rsid w:val="00365743"/>
    <w:rsid w:val="00366203"/>
    <w:rsid w:val="00366639"/>
    <w:rsid w:val="003667E0"/>
    <w:rsid w:val="00366967"/>
    <w:rsid w:val="0036737A"/>
    <w:rsid w:val="003673FC"/>
    <w:rsid w:val="00367778"/>
    <w:rsid w:val="0036790D"/>
    <w:rsid w:val="00367B13"/>
    <w:rsid w:val="00367FBE"/>
    <w:rsid w:val="0037017D"/>
    <w:rsid w:val="00370A6C"/>
    <w:rsid w:val="00370A7A"/>
    <w:rsid w:val="00370B4A"/>
    <w:rsid w:val="00371A0A"/>
    <w:rsid w:val="00371C52"/>
    <w:rsid w:val="00371C94"/>
    <w:rsid w:val="00371FB0"/>
    <w:rsid w:val="003727E3"/>
    <w:rsid w:val="0037317E"/>
    <w:rsid w:val="00373731"/>
    <w:rsid w:val="0037388F"/>
    <w:rsid w:val="00373895"/>
    <w:rsid w:val="00373A1C"/>
    <w:rsid w:val="00373D9A"/>
    <w:rsid w:val="0037447D"/>
    <w:rsid w:val="00374C55"/>
    <w:rsid w:val="00374D11"/>
    <w:rsid w:val="0037500B"/>
    <w:rsid w:val="003751EC"/>
    <w:rsid w:val="0037540F"/>
    <w:rsid w:val="0037544A"/>
    <w:rsid w:val="00375674"/>
    <w:rsid w:val="00375A00"/>
    <w:rsid w:val="00375ACD"/>
    <w:rsid w:val="00376209"/>
    <w:rsid w:val="0037623C"/>
    <w:rsid w:val="003766BD"/>
    <w:rsid w:val="003770B7"/>
    <w:rsid w:val="003771AF"/>
    <w:rsid w:val="0037759B"/>
    <w:rsid w:val="0037761C"/>
    <w:rsid w:val="00380119"/>
    <w:rsid w:val="00381042"/>
    <w:rsid w:val="003826A3"/>
    <w:rsid w:val="0038270F"/>
    <w:rsid w:val="00383B82"/>
    <w:rsid w:val="00384059"/>
    <w:rsid w:val="003843A8"/>
    <w:rsid w:val="003847C2"/>
    <w:rsid w:val="0038488C"/>
    <w:rsid w:val="003848D1"/>
    <w:rsid w:val="00384B07"/>
    <w:rsid w:val="00384C40"/>
    <w:rsid w:val="0038540A"/>
    <w:rsid w:val="00385616"/>
    <w:rsid w:val="00385710"/>
    <w:rsid w:val="00385B08"/>
    <w:rsid w:val="0038631C"/>
    <w:rsid w:val="00386698"/>
    <w:rsid w:val="00387452"/>
    <w:rsid w:val="003874D8"/>
    <w:rsid w:val="003875B9"/>
    <w:rsid w:val="00387E9C"/>
    <w:rsid w:val="00390096"/>
    <w:rsid w:val="0039149A"/>
    <w:rsid w:val="0039167D"/>
    <w:rsid w:val="00391907"/>
    <w:rsid w:val="00391E27"/>
    <w:rsid w:val="003925AE"/>
    <w:rsid w:val="00392FB9"/>
    <w:rsid w:val="003933A2"/>
    <w:rsid w:val="00393463"/>
    <w:rsid w:val="003937F5"/>
    <w:rsid w:val="00393DF9"/>
    <w:rsid w:val="00393EE5"/>
    <w:rsid w:val="00393FBF"/>
    <w:rsid w:val="00394B97"/>
    <w:rsid w:val="00394BC2"/>
    <w:rsid w:val="00394C60"/>
    <w:rsid w:val="00395FC5"/>
    <w:rsid w:val="00396771"/>
    <w:rsid w:val="003969A4"/>
    <w:rsid w:val="00397577"/>
    <w:rsid w:val="00397DA3"/>
    <w:rsid w:val="003A0454"/>
    <w:rsid w:val="003A0561"/>
    <w:rsid w:val="003A0A4D"/>
    <w:rsid w:val="003A0DD3"/>
    <w:rsid w:val="003A10A2"/>
    <w:rsid w:val="003A15EF"/>
    <w:rsid w:val="003A2106"/>
    <w:rsid w:val="003A279B"/>
    <w:rsid w:val="003A28C2"/>
    <w:rsid w:val="003A2AE0"/>
    <w:rsid w:val="003A2BA2"/>
    <w:rsid w:val="003A5888"/>
    <w:rsid w:val="003A7543"/>
    <w:rsid w:val="003A7EBF"/>
    <w:rsid w:val="003B0232"/>
    <w:rsid w:val="003B13D4"/>
    <w:rsid w:val="003B155D"/>
    <w:rsid w:val="003B2183"/>
    <w:rsid w:val="003B2367"/>
    <w:rsid w:val="003B25AA"/>
    <w:rsid w:val="003B3932"/>
    <w:rsid w:val="003B4CAB"/>
    <w:rsid w:val="003B4E8A"/>
    <w:rsid w:val="003B52E0"/>
    <w:rsid w:val="003B544F"/>
    <w:rsid w:val="003B592D"/>
    <w:rsid w:val="003B5ADE"/>
    <w:rsid w:val="003B5DE5"/>
    <w:rsid w:val="003B6AF8"/>
    <w:rsid w:val="003B7327"/>
    <w:rsid w:val="003B76A0"/>
    <w:rsid w:val="003B7D9D"/>
    <w:rsid w:val="003B7DFA"/>
    <w:rsid w:val="003C0166"/>
    <w:rsid w:val="003C0793"/>
    <w:rsid w:val="003C0ECD"/>
    <w:rsid w:val="003C0FC2"/>
    <w:rsid w:val="003C1011"/>
    <w:rsid w:val="003C16F2"/>
    <w:rsid w:val="003C1941"/>
    <w:rsid w:val="003C1A04"/>
    <w:rsid w:val="003C1C33"/>
    <w:rsid w:val="003C2334"/>
    <w:rsid w:val="003C28FD"/>
    <w:rsid w:val="003C30E3"/>
    <w:rsid w:val="003C3193"/>
    <w:rsid w:val="003C39E7"/>
    <w:rsid w:val="003C3C95"/>
    <w:rsid w:val="003C420F"/>
    <w:rsid w:val="003C5489"/>
    <w:rsid w:val="003C5F71"/>
    <w:rsid w:val="003C6236"/>
    <w:rsid w:val="003C686E"/>
    <w:rsid w:val="003C6995"/>
    <w:rsid w:val="003C69E9"/>
    <w:rsid w:val="003C6AA9"/>
    <w:rsid w:val="003C6E62"/>
    <w:rsid w:val="003C6F0A"/>
    <w:rsid w:val="003D146B"/>
    <w:rsid w:val="003D180A"/>
    <w:rsid w:val="003D1E05"/>
    <w:rsid w:val="003D20F7"/>
    <w:rsid w:val="003D26E1"/>
    <w:rsid w:val="003D2C4C"/>
    <w:rsid w:val="003D2E25"/>
    <w:rsid w:val="003D32D8"/>
    <w:rsid w:val="003D34AD"/>
    <w:rsid w:val="003D4ACD"/>
    <w:rsid w:val="003D4E2B"/>
    <w:rsid w:val="003D4FED"/>
    <w:rsid w:val="003D50CC"/>
    <w:rsid w:val="003D5192"/>
    <w:rsid w:val="003D571E"/>
    <w:rsid w:val="003D5E6C"/>
    <w:rsid w:val="003D5E94"/>
    <w:rsid w:val="003D60D7"/>
    <w:rsid w:val="003D629D"/>
    <w:rsid w:val="003D685F"/>
    <w:rsid w:val="003D7023"/>
    <w:rsid w:val="003D7608"/>
    <w:rsid w:val="003D78B9"/>
    <w:rsid w:val="003E0467"/>
    <w:rsid w:val="003E17AC"/>
    <w:rsid w:val="003E2909"/>
    <w:rsid w:val="003E2AEB"/>
    <w:rsid w:val="003E2C5F"/>
    <w:rsid w:val="003E2C9C"/>
    <w:rsid w:val="003E3AEC"/>
    <w:rsid w:val="003E3B1B"/>
    <w:rsid w:val="003E4430"/>
    <w:rsid w:val="003E48D1"/>
    <w:rsid w:val="003E5018"/>
    <w:rsid w:val="003E51DE"/>
    <w:rsid w:val="003E5747"/>
    <w:rsid w:val="003E57C0"/>
    <w:rsid w:val="003E5CCD"/>
    <w:rsid w:val="003E6770"/>
    <w:rsid w:val="003E68F8"/>
    <w:rsid w:val="003E68FD"/>
    <w:rsid w:val="003E6D41"/>
    <w:rsid w:val="003E720F"/>
    <w:rsid w:val="003E7557"/>
    <w:rsid w:val="003E7BA8"/>
    <w:rsid w:val="003E7BD5"/>
    <w:rsid w:val="003F0436"/>
    <w:rsid w:val="003F071A"/>
    <w:rsid w:val="003F08BD"/>
    <w:rsid w:val="003F0A5C"/>
    <w:rsid w:val="003F0E41"/>
    <w:rsid w:val="003F196E"/>
    <w:rsid w:val="003F1979"/>
    <w:rsid w:val="003F28FC"/>
    <w:rsid w:val="003F3DC3"/>
    <w:rsid w:val="003F3E2A"/>
    <w:rsid w:val="003F40F6"/>
    <w:rsid w:val="003F4636"/>
    <w:rsid w:val="003F4954"/>
    <w:rsid w:val="003F5183"/>
    <w:rsid w:val="003F564E"/>
    <w:rsid w:val="003F56E6"/>
    <w:rsid w:val="003F5BBC"/>
    <w:rsid w:val="003F5C50"/>
    <w:rsid w:val="00400866"/>
    <w:rsid w:val="00400E6C"/>
    <w:rsid w:val="00401CB9"/>
    <w:rsid w:val="00401CFB"/>
    <w:rsid w:val="00402289"/>
    <w:rsid w:val="00402F44"/>
    <w:rsid w:val="00402F92"/>
    <w:rsid w:val="00403848"/>
    <w:rsid w:val="00403E03"/>
    <w:rsid w:val="00404015"/>
    <w:rsid w:val="004042EC"/>
    <w:rsid w:val="0040484B"/>
    <w:rsid w:val="004049DD"/>
    <w:rsid w:val="0040554C"/>
    <w:rsid w:val="00405E4C"/>
    <w:rsid w:val="0040616B"/>
    <w:rsid w:val="004064D4"/>
    <w:rsid w:val="00406878"/>
    <w:rsid w:val="004068E5"/>
    <w:rsid w:val="00406E2F"/>
    <w:rsid w:val="00407306"/>
    <w:rsid w:val="004078B7"/>
    <w:rsid w:val="004101F7"/>
    <w:rsid w:val="004102F4"/>
    <w:rsid w:val="00410F72"/>
    <w:rsid w:val="00410FF7"/>
    <w:rsid w:val="00411051"/>
    <w:rsid w:val="004117C9"/>
    <w:rsid w:val="00411E2A"/>
    <w:rsid w:val="00411FE7"/>
    <w:rsid w:val="00412FE0"/>
    <w:rsid w:val="00413932"/>
    <w:rsid w:val="004139C2"/>
    <w:rsid w:val="00413DB1"/>
    <w:rsid w:val="00413F66"/>
    <w:rsid w:val="004142AF"/>
    <w:rsid w:val="00414484"/>
    <w:rsid w:val="00414793"/>
    <w:rsid w:val="00414B55"/>
    <w:rsid w:val="00414BFE"/>
    <w:rsid w:val="00414FC5"/>
    <w:rsid w:val="0041580D"/>
    <w:rsid w:val="00415D3D"/>
    <w:rsid w:val="00416290"/>
    <w:rsid w:val="00416385"/>
    <w:rsid w:val="0041690C"/>
    <w:rsid w:val="00416D4A"/>
    <w:rsid w:val="0041719E"/>
    <w:rsid w:val="004174DB"/>
    <w:rsid w:val="00420128"/>
    <w:rsid w:val="00420333"/>
    <w:rsid w:val="004209E7"/>
    <w:rsid w:val="00420B48"/>
    <w:rsid w:val="00420D1F"/>
    <w:rsid w:val="004233BC"/>
    <w:rsid w:val="004236F0"/>
    <w:rsid w:val="00423764"/>
    <w:rsid w:val="0042399B"/>
    <w:rsid w:val="00425055"/>
    <w:rsid w:val="00425838"/>
    <w:rsid w:val="00426158"/>
    <w:rsid w:val="004272BC"/>
    <w:rsid w:val="0042738D"/>
    <w:rsid w:val="00427553"/>
    <w:rsid w:val="00427771"/>
    <w:rsid w:val="004306BE"/>
    <w:rsid w:val="00430869"/>
    <w:rsid w:val="00430968"/>
    <w:rsid w:val="00431FEA"/>
    <w:rsid w:val="00432288"/>
    <w:rsid w:val="00432979"/>
    <w:rsid w:val="0043365F"/>
    <w:rsid w:val="00433ECA"/>
    <w:rsid w:val="00434468"/>
    <w:rsid w:val="00434F5D"/>
    <w:rsid w:val="0043512E"/>
    <w:rsid w:val="004353F5"/>
    <w:rsid w:val="004356A3"/>
    <w:rsid w:val="0043576C"/>
    <w:rsid w:val="004370FF"/>
    <w:rsid w:val="00437DEE"/>
    <w:rsid w:val="00440D34"/>
    <w:rsid w:val="00440EC4"/>
    <w:rsid w:val="00441393"/>
    <w:rsid w:val="00441B18"/>
    <w:rsid w:val="00441BBC"/>
    <w:rsid w:val="004425FB"/>
    <w:rsid w:val="004439C8"/>
    <w:rsid w:val="00443C22"/>
    <w:rsid w:val="004457BD"/>
    <w:rsid w:val="00445862"/>
    <w:rsid w:val="004458DB"/>
    <w:rsid w:val="00445DA9"/>
    <w:rsid w:val="00446048"/>
    <w:rsid w:val="00446CBA"/>
    <w:rsid w:val="004470EE"/>
    <w:rsid w:val="0044761A"/>
    <w:rsid w:val="00447B63"/>
    <w:rsid w:val="004505CE"/>
    <w:rsid w:val="0045081D"/>
    <w:rsid w:val="00450869"/>
    <w:rsid w:val="00450D11"/>
    <w:rsid w:val="00450F33"/>
    <w:rsid w:val="00450F8F"/>
    <w:rsid w:val="00451708"/>
    <w:rsid w:val="0045178A"/>
    <w:rsid w:val="00452540"/>
    <w:rsid w:val="00452558"/>
    <w:rsid w:val="0045259A"/>
    <w:rsid w:val="004526EF"/>
    <w:rsid w:val="004531C9"/>
    <w:rsid w:val="00453EB6"/>
    <w:rsid w:val="00453F9D"/>
    <w:rsid w:val="00454032"/>
    <w:rsid w:val="0045477A"/>
    <w:rsid w:val="00455569"/>
    <w:rsid w:val="00455FD2"/>
    <w:rsid w:val="0045697F"/>
    <w:rsid w:val="00456D04"/>
    <w:rsid w:val="00456F8D"/>
    <w:rsid w:val="00457D4C"/>
    <w:rsid w:val="004610FC"/>
    <w:rsid w:val="00461E71"/>
    <w:rsid w:val="00462311"/>
    <w:rsid w:val="004623E8"/>
    <w:rsid w:val="00462523"/>
    <w:rsid w:val="00462655"/>
    <w:rsid w:val="00462AA6"/>
    <w:rsid w:val="00462B21"/>
    <w:rsid w:val="00463A7C"/>
    <w:rsid w:val="00463D04"/>
    <w:rsid w:val="00464373"/>
    <w:rsid w:val="00464511"/>
    <w:rsid w:val="004647F1"/>
    <w:rsid w:val="00464C2E"/>
    <w:rsid w:val="00464E73"/>
    <w:rsid w:val="0046576E"/>
    <w:rsid w:val="00465E93"/>
    <w:rsid w:val="00465EC8"/>
    <w:rsid w:val="00470115"/>
    <w:rsid w:val="004701FD"/>
    <w:rsid w:val="004703F0"/>
    <w:rsid w:val="00470C21"/>
    <w:rsid w:val="00470D5E"/>
    <w:rsid w:val="00470E0F"/>
    <w:rsid w:val="00471233"/>
    <w:rsid w:val="00471382"/>
    <w:rsid w:val="00471E24"/>
    <w:rsid w:val="00472749"/>
    <w:rsid w:val="00472ABC"/>
    <w:rsid w:val="00472C08"/>
    <w:rsid w:val="00472C28"/>
    <w:rsid w:val="00472D7C"/>
    <w:rsid w:val="00473172"/>
    <w:rsid w:val="00474240"/>
    <w:rsid w:val="00474259"/>
    <w:rsid w:val="0047437E"/>
    <w:rsid w:val="0047474C"/>
    <w:rsid w:val="00474930"/>
    <w:rsid w:val="00475612"/>
    <w:rsid w:val="00475EBA"/>
    <w:rsid w:val="0047652F"/>
    <w:rsid w:val="00476FA6"/>
    <w:rsid w:val="00477161"/>
    <w:rsid w:val="004773C8"/>
    <w:rsid w:val="004774CF"/>
    <w:rsid w:val="00477BCE"/>
    <w:rsid w:val="00481008"/>
    <w:rsid w:val="00481AA8"/>
    <w:rsid w:val="0048228E"/>
    <w:rsid w:val="00482780"/>
    <w:rsid w:val="00482EDD"/>
    <w:rsid w:val="00482FFB"/>
    <w:rsid w:val="00483271"/>
    <w:rsid w:val="00484236"/>
    <w:rsid w:val="004844CB"/>
    <w:rsid w:val="004852C2"/>
    <w:rsid w:val="004853B2"/>
    <w:rsid w:val="00485465"/>
    <w:rsid w:val="004858C1"/>
    <w:rsid w:val="004863C7"/>
    <w:rsid w:val="0048685E"/>
    <w:rsid w:val="004868A3"/>
    <w:rsid w:val="00486F70"/>
    <w:rsid w:val="004870A3"/>
    <w:rsid w:val="00487A45"/>
    <w:rsid w:val="004901D9"/>
    <w:rsid w:val="004914D8"/>
    <w:rsid w:val="0049151B"/>
    <w:rsid w:val="004917FC"/>
    <w:rsid w:val="0049232D"/>
    <w:rsid w:val="0049293E"/>
    <w:rsid w:val="004933D0"/>
    <w:rsid w:val="00493883"/>
    <w:rsid w:val="00493DE9"/>
    <w:rsid w:val="004944D6"/>
    <w:rsid w:val="00494A49"/>
    <w:rsid w:val="00494CCF"/>
    <w:rsid w:val="00494DF7"/>
    <w:rsid w:val="00495218"/>
    <w:rsid w:val="00495256"/>
    <w:rsid w:val="00496450"/>
    <w:rsid w:val="004966DD"/>
    <w:rsid w:val="00496A18"/>
    <w:rsid w:val="00496DEB"/>
    <w:rsid w:val="00496E41"/>
    <w:rsid w:val="004970E2"/>
    <w:rsid w:val="004971F0"/>
    <w:rsid w:val="00497222"/>
    <w:rsid w:val="00497CDA"/>
    <w:rsid w:val="004A0762"/>
    <w:rsid w:val="004A1149"/>
    <w:rsid w:val="004A12D8"/>
    <w:rsid w:val="004A1EF4"/>
    <w:rsid w:val="004A23E1"/>
    <w:rsid w:val="004A2E37"/>
    <w:rsid w:val="004A3F5B"/>
    <w:rsid w:val="004A40CE"/>
    <w:rsid w:val="004A443C"/>
    <w:rsid w:val="004A5435"/>
    <w:rsid w:val="004A605B"/>
    <w:rsid w:val="004A644E"/>
    <w:rsid w:val="004A6A76"/>
    <w:rsid w:val="004A7553"/>
    <w:rsid w:val="004A7611"/>
    <w:rsid w:val="004A78A2"/>
    <w:rsid w:val="004B03B2"/>
    <w:rsid w:val="004B0568"/>
    <w:rsid w:val="004B0ACC"/>
    <w:rsid w:val="004B0BA6"/>
    <w:rsid w:val="004B110F"/>
    <w:rsid w:val="004B15A4"/>
    <w:rsid w:val="004B16F5"/>
    <w:rsid w:val="004B1771"/>
    <w:rsid w:val="004B19B5"/>
    <w:rsid w:val="004B19D2"/>
    <w:rsid w:val="004B1B18"/>
    <w:rsid w:val="004B1B44"/>
    <w:rsid w:val="004B224C"/>
    <w:rsid w:val="004B28F5"/>
    <w:rsid w:val="004B2CC0"/>
    <w:rsid w:val="004B2E76"/>
    <w:rsid w:val="004B2ED3"/>
    <w:rsid w:val="004B3468"/>
    <w:rsid w:val="004B36BA"/>
    <w:rsid w:val="004B4057"/>
    <w:rsid w:val="004B4397"/>
    <w:rsid w:val="004B4656"/>
    <w:rsid w:val="004B46F0"/>
    <w:rsid w:val="004B47D7"/>
    <w:rsid w:val="004B4E7A"/>
    <w:rsid w:val="004B54E1"/>
    <w:rsid w:val="004B5892"/>
    <w:rsid w:val="004B5896"/>
    <w:rsid w:val="004B5930"/>
    <w:rsid w:val="004B5976"/>
    <w:rsid w:val="004B5F01"/>
    <w:rsid w:val="004B6147"/>
    <w:rsid w:val="004B6394"/>
    <w:rsid w:val="004B643C"/>
    <w:rsid w:val="004B6DE1"/>
    <w:rsid w:val="004B77F7"/>
    <w:rsid w:val="004B7987"/>
    <w:rsid w:val="004B7C3E"/>
    <w:rsid w:val="004B7E5F"/>
    <w:rsid w:val="004C0316"/>
    <w:rsid w:val="004C0AB0"/>
    <w:rsid w:val="004C0F67"/>
    <w:rsid w:val="004C1179"/>
    <w:rsid w:val="004C12F3"/>
    <w:rsid w:val="004C1E90"/>
    <w:rsid w:val="004C28FF"/>
    <w:rsid w:val="004C3020"/>
    <w:rsid w:val="004C439A"/>
    <w:rsid w:val="004C4E74"/>
    <w:rsid w:val="004C55AA"/>
    <w:rsid w:val="004C589A"/>
    <w:rsid w:val="004C62B2"/>
    <w:rsid w:val="004C65C2"/>
    <w:rsid w:val="004C6DE3"/>
    <w:rsid w:val="004C78D4"/>
    <w:rsid w:val="004C79F6"/>
    <w:rsid w:val="004C7FF7"/>
    <w:rsid w:val="004D0F05"/>
    <w:rsid w:val="004D12CA"/>
    <w:rsid w:val="004D149F"/>
    <w:rsid w:val="004D1B2D"/>
    <w:rsid w:val="004D1EAB"/>
    <w:rsid w:val="004D239B"/>
    <w:rsid w:val="004D23BC"/>
    <w:rsid w:val="004D2C41"/>
    <w:rsid w:val="004D368D"/>
    <w:rsid w:val="004D5AA2"/>
    <w:rsid w:val="004D5BBE"/>
    <w:rsid w:val="004D5CE3"/>
    <w:rsid w:val="004D65F7"/>
    <w:rsid w:val="004D6628"/>
    <w:rsid w:val="004D6B43"/>
    <w:rsid w:val="004D6C93"/>
    <w:rsid w:val="004D7B13"/>
    <w:rsid w:val="004E0584"/>
    <w:rsid w:val="004E05F0"/>
    <w:rsid w:val="004E07E5"/>
    <w:rsid w:val="004E0801"/>
    <w:rsid w:val="004E0A6A"/>
    <w:rsid w:val="004E1A58"/>
    <w:rsid w:val="004E1B52"/>
    <w:rsid w:val="004E1B5C"/>
    <w:rsid w:val="004E2CFC"/>
    <w:rsid w:val="004E2EF8"/>
    <w:rsid w:val="004E3929"/>
    <w:rsid w:val="004E47DF"/>
    <w:rsid w:val="004E4C58"/>
    <w:rsid w:val="004E4D9C"/>
    <w:rsid w:val="004E5508"/>
    <w:rsid w:val="004E5A63"/>
    <w:rsid w:val="004E5ADD"/>
    <w:rsid w:val="004E6867"/>
    <w:rsid w:val="004E6B11"/>
    <w:rsid w:val="004E6C0C"/>
    <w:rsid w:val="004E6F63"/>
    <w:rsid w:val="004E780A"/>
    <w:rsid w:val="004E7FBA"/>
    <w:rsid w:val="004E7FE0"/>
    <w:rsid w:val="004F0110"/>
    <w:rsid w:val="004F07B5"/>
    <w:rsid w:val="004F0E66"/>
    <w:rsid w:val="004F1810"/>
    <w:rsid w:val="004F1A37"/>
    <w:rsid w:val="004F2256"/>
    <w:rsid w:val="004F2581"/>
    <w:rsid w:val="004F2CA3"/>
    <w:rsid w:val="004F2CB7"/>
    <w:rsid w:val="004F2D26"/>
    <w:rsid w:val="004F3511"/>
    <w:rsid w:val="004F36D4"/>
    <w:rsid w:val="004F3742"/>
    <w:rsid w:val="004F3DD1"/>
    <w:rsid w:val="004F43AA"/>
    <w:rsid w:val="004F4E5F"/>
    <w:rsid w:val="004F5095"/>
    <w:rsid w:val="004F51F7"/>
    <w:rsid w:val="004F53E9"/>
    <w:rsid w:val="004F5707"/>
    <w:rsid w:val="004F58F3"/>
    <w:rsid w:val="004F6DED"/>
    <w:rsid w:val="004F6EDF"/>
    <w:rsid w:val="004F74F9"/>
    <w:rsid w:val="00500043"/>
    <w:rsid w:val="0050065E"/>
    <w:rsid w:val="0050089F"/>
    <w:rsid w:val="005015C1"/>
    <w:rsid w:val="00502B2A"/>
    <w:rsid w:val="00502F05"/>
    <w:rsid w:val="0050312E"/>
    <w:rsid w:val="00504799"/>
    <w:rsid w:val="0050539E"/>
    <w:rsid w:val="0050546F"/>
    <w:rsid w:val="00505495"/>
    <w:rsid w:val="005054F5"/>
    <w:rsid w:val="005057FF"/>
    <w:rsid w:val="00506424"/>
    <w:rsid w:val="00506646"/>
    <w:rsid w:val="0050727E"/>
    <w:rsid w:val="005079A7"/>
    <w:rsid w:val="00507DE8"/>
    <w:rsid w:val="00510A43"/>
    <w:rsid w:val="00510F66"/>
    <w:rsid w:val="00511211"/>
    <w:rsid w:val="00511A01"/>
    <w:rsid w:val="00512BB8"/>
    <w:rsid w:val="005131CA"/>
    <w:rsid w:val="00514A2A"/>
    <w:rsid w:val="00514A36"/>
    <w:rsid w:val="00514C3D"/>
    <w:rsid w:val="00515030"/>
    <w:rsid w:val="005155B5"/>
    <w:rsid w:val="0051561A"/>
    <w:rsid w:val="0051574E"/>
    <w:rsid w:val="00516A09"/>
    <w:rsid w:val="00516D42"/>
    <w:rsid w:val="00516DCC"/>
    <w:rsid w:val="00517AC9"/>
    <w:rsid w:val="00517B73"/>
    <w:rsid w:val="00517C5C"/>
    <w:rsid w:val="00520A07"/>
    <w:rsid w:val="00521314"/>
    <w:rsid w:val="00521607"/>
    <w:rsid w:val="00521A10"/>
    <w:rsid w:val="00521D00"/>
    <w:rsid w:val="00521F94"/>
    <w:rsid w:val="00521FED"/>
    <w:rsid w:val="005221F2"/>
    <w:rsid w:val="00522775"/>
    <w:rsid w:val="005228D2"/>
    <w:rsid w:val="00522D27"/>
    <w:rsid w:val="00523F3F"/>
    <w:rsid w:val="0052439E"/>
    <w:rsid w:val="00524594"/>
    <w:rsid w:val="00524691"/>
    <w:rsid w:val="00524BA5"/>
    <w:rsid w:val="00524E84"/>
    <w:rsid w:val="005252DB"/>
    <w:rsid w:val="00525746"/>
    <w:rsid w:val="00526819"/>
    <w:rsid w:val="00526998"/>
    <w:rsid w:val="005273DB"/>
    <w:rsid w:val="005275FA"/>
    <w:rsid w:val="00527847"/>
    <w:rsid w:val="00527D63"/>
    <w:rsid w:val="00527E92"/>
    <w:rsid w:val="00530FA5"/>
    <w:rsid w:val="005312C5"/>
    <w:rsid w:val="0053146C"/>
    <w:rsid w:val="00531517"/>
    <w:rsid w:val="005317A4"/>
    <w:rsid w:val="0053199D"/>
    <w:rsid w:val="005319D8"/>
    <w:rsid w:val="00531E73"/>
    <w:rsid w:val="00533099"/>
    <w:rsid w:val="00534688"/>
    <w:rsid w:val="0053488B"/>
    <w:rsid w:val="0053497A"/>
    <w:rsid w:val="00534D36"/>
    <w:rsid w:val="00534DA7"/>
    <w:rsid w:val="005350A4"/>
    <w:rsid w:val="005355D1"/>
    <w:rsid w:val="00535720"/>
    <w:rsid w:val="0053600A"/>
    <w:rsid w:val="005366C0"/>
    <w:rsid w:val="00536B8D"/>
    <w:rsid w:val="00536C13"/>
    <w:rsid w:val="005377D5"/>
    <w:rsid w:val="005378D8"/>
    <w:rsid w:val="00537C07"/>
    <w:rsid w:val="005404C6"/>
    <w:rsid w:val="005407A1"/>
    <w:rsid w:val="005419D5"/>
    <w:rsid w:val="00541B78"/>
    <w:rsid w:val="005426CD"/>
    <w:rsid w:val="00543ABE"/>
    <w:rsid w:val="00543EF2"/>
    <w:rsid w:val="0054436B"/>
    <w:rsid w:val="00544AE3"/>
    <w:rsid w:val="00544AF6"/>
    <w:rsid w:val="00544C6E"/>
    <w:rsid w:val="00544D45"/>
    <w:rsid w:val="005456C4"/>
    <w:rsid w:val="00545DDC"/>
    <w:rsid w:val="00545FBC"/>
    <w:rsid w:val="00546782"/>
    <w:rsid w:val="00546E48"/>
    <w:rsid w:val="005474A7"/>
    <w:rsid w:val="00547502"/>
    <w:rsid w:val="005476BF"/>
    <w:rsid w:val="00550071"/>
    <w:rsid w:val="00550BC5"/>
    <w:rsid w:val="005511E6"/>
    <w:rsid w:val="0055126A"/>
    <w:rsid w:val="005512CC"/>
    <w:rsid w:val="0055144D"/>
    <w:rsid w:val="00552287"/>
    <w:rsid w:val="00552337"/>
    <w:rsid w:val="0055252A"/>
    <w:rsid w:val="0055261D"/>
    <w:rsid w:val="00552661"/>
    <w:rsid w:val="005532C3"/>
    <w:rsid w:val="005533C3"/>
    <w:rsid w:val="0055350C"/>
    <w:rsid w:val="00553920"/>
    <w:rsid w:val="00553F05"/>
    <w:rsid w:val="00554049"/>
    <w:rsid w:val="00554611"/>
    <w:rsid w:val="005549BD"/>
    <w:rsid w:val="005551E5"/>
    <w:rsid w:val="005557F9"/>
    <w:rsid w:val="00556DC9"/>
    <w:rsid w:val="00557068"/>
    <w:rsid w:val="00557330"/>
    <w:rsid w:val="00557A76"/>
    <w:rsid w:val="00557DBD"/>
    <w:rsid w:val="00560BA9"/>
    <w:rsid w:val="005619A8"/>
    <w:rsid w:val="00561E60"/>
    <w:rsid w:val="005624A2"/>
    <w:rsid w:val="00562596"/>
    <w:rsid w:val="0056275C"/>
    <w:rsid w:val="00562B84"/>
    <w:rsid w:val="00562D73"/>
    <w:rsid w:val="00562DBF"/>
    <w:rsid w:val="0056362E"/>
    <w:rsid w:val="0056381B"/>
    <w:rsid w:val="00563E53"/>
    <w:rsid w:val="0056476A"/>
    <w:rsid w:val="00564A52"/>
    <w:rsid w:val="00564CB4"/>
    <w:rsid w:val="00564CF9"/>
    <w:rsid w:val="0056526F"/>
    <w:rsid w:val="0056530A"/>
    <w:rsid w:val="00565363"/>
    <w:rsid w:val="00565431"/>
    <w:rsid w:val="0056579E"/>
    <w:rsid w:val="00565B86"/>
    <w:rsid w:val="00566509"/>
    <w:rsid w:val="0056666F"/>
    <w:rsid w:val="005667EA"/>
    <w:rsid w:val="00567DCC"/>
    <w:rsid w:val="00570113"/>
    <w:rsid w:val="0057049A"/>
    <w:rsid w:val="00570678"/>
    <w:rsid w:val="00570FC2"/>
    <w:rsid w:val="00572568"/>
    <w:rsid w:val="00572B9F"/>
    <w:rsid w:val="00572EFC"/>
    <w:rsid w:val="00572F64"/>
    <w:rsid w:val="00572F73"/>
    <w:rsid w:val="005735C3"/>
    <w:rsid w:val="005739BB"/>
    <w:rsid w:val="00573B4F"/>
    <w:rsid w:val="0057447F"/>
    <w:rsid w:val="005744DC"/>
    <w:rsid w:val="00574ECA"/>
    <w:rsid w:val="0057557D"/>
    <w:rsid w:val="00575B46"/>
    <w:rsid w:val="00575D99"/>
    <w:rsid w:val="005765E1"/>
    <w:rsid w:val="005771FE"/>
    <w:rsid w:val="00577257"/>
    <w:rsid w:val="00577795"/>
    <w:rsid w:val="00577D1F"/>
    <w:rsid w:val="005800B1"/>
    <w:rsid w:val="00580972"/>
    <w:rsid w:val="005810A5"/>
    <w:rsid w:val="005817B8"/>
    <w:rsid w:val="0058186F"/>
    <w:rsid w:val="005818BA"/>
    <w:rsid w:val="00582B1D"/>
    <w:rsid w:val="00583005"/>
    <w:rsid w:val="0058352E"/>
    <w:rsid w:val="00583BC4"/>
    <w:rsid w:val="00583FD7"/>
    <w:rsid w:val="005840B2"/>
    <w:rsid w:val="0058455C"/>
    <w:rsid w:val="00584B1E"/>
    <w:rsid w:val="0058524A"/>
    <w:rsid w:val="005854CE"/>
    <w:rsid w:val="0058553F"/>
    <w:rsid w:val="0058678C"/>
    <w:rsid w:val="0058706C"/>
    <w:rsid w:val="005874A4"/>
    <w:rsid w:val="005877A9"/>
    <w:rsid w:val="00590607"/>
    <w:rsid w:val="0059083B"/>
    <w:rsid w:val="00590965"/>
    <w:rsid w:val="005915CA"/>
    <w:rsid w:val="00592123"/>
    <w:rsid w:val="005928EC"/>
    <w:rsid w:val="00592A99"/>
    <w:rsid w:val="00592B88"/>
    <w:rsid w:val="00593914"/>
    <w:rsid w:val="0059410A"/>
    <w:rsid w:val="005943B1"/>
    <w:rsid w:val="00594892"/>
    <w:rsid w:val="00594AA1"/>
    <w:rsid w:val="00594DC8"/>
    <w:rsid w:val="00595202"/>
    <w:rsid w:val="005955EB"/>
    <w:rsid w:val="00595D6E"/>
    <w:rsid w:val="00595E0E"/>
    <w:rsid w:val="00596A09"/>
    <w:rsid w:val="00596A7D"/>
    <w:rsid w:val="00596B25"/>
    <w:rsid w:val="00596CF2"/>
    <w:rsid w:val="00597578"/>
    <w:rsid w:val="005975A1"/>
    <w:rsid w:val="00597640"/>
    <w:rsid w:val="00597D3F"/>
    <w:rsid w:val="005A02AC"/>
    <w:rsid w:val="005A0434"/>
    <w:rsid w:val="005A0672"/>
    <w:rsid w:val="005A0805"/>
    <w:rsid w:val="005A139B"/>
    <w:rsid w:val="005A1AA2"/>
    <w:rsid w:val="005A26CB"/>
    <w:rsid w:val="005A2959"/>
    <w:rsid w:val="005A3249"/>
    <w:rsid w:val="005A4406"/>
    <w:rsid w:val="005A501B"/>
    <w:rsid w:val="005A5368"/>
    <w:rsid w:val="005A5AA6"/>
    <w:rsid w:val="005A63CD"/>
    <w:rsid w:val="005A64C2"/>
    <w:rsid w:val="005A66A1"/>
    <w:rsid w:val="005A73B2"/>
    <w:rsid w:val="005B05A9"/>
    <w:rsid w:val="005B19A8"/>
    <w:rsid w:val="005B1CB7"/>
    <w:rsid w:val="005B1FE2"/>
    <w:rsid w:val="005B30DE"/>
    <w:rsid w:val="005B3192"/>
    <w:rsid w:val="005B3A66"/>
    <w:rsid w:val="005B418C"/>
    <w:rsid w:val="005B4386"/>
    <w:rsid w:val="005B45BA"/>
    <w:rsid w:val="005B4DC1"/>
    <w:rsid w:val="005B4F30"/>
    <w:rsid w:val="005B5C65"/>
    <w:rsid w:val="005B6B91"/>
    <w:rsid w:val="005B7038"/>
    <w:rsid w:val="005B7798"/>
    <w:rsid w:val="005B77B6"/>
    <w:rsid w:val="005B78DA"/>
    <w:rsid w:val="005C05C8"/>
    <w:rsid w:val="005C186C"/>
    <w:rsid w:val="005C2D2B"/>
    <w:rsid w:val="005C2E42"/>
    <w:rsid w:val="005C38B2"/>
    <w:rsid w:val="005C43F6"/>
    <w:rsid w:val="005C47FB"/>
    <w:rsid w:val="005C4A12"/>
    <w:rsid w:val="005C5498"/>
    <w:rsid w:val="005C5B6C"/>
    <w:rsid w:val="005C657C"/>
    <w:rsid w:val="005C6C2D"/>
    <w:rsid w:val="005C6E0A"/>
    <w:rsid w:val="005C76BB"/>
    <w:rsid w:val="005C78B0"/>
    <w:rsid w:val="005D012C"/>
    <w:rsid w:val="005D0408"/>
    <w:rsid w:val="005D086F"/>
    <w:rsid w:val="005D089A"/>
    <w:rsid w:val="005D0B52"/>
    <w:rsid w:val="005D171E"/>
    <w:rsid w:val="005D22E9"/>
    <w:rsid w:val="005D31E0"/>
    <w:rsid w:val="005D3D0D"/>
    <w:rsid w:val="005D3E24"/>
    <w:rsid w:val="005D4119"/>
    <w:rsid w:val="005D4349"/>
    <w:rsid w:val="005D4442"/>
    <w:rsid w:val="005D48B0"/>
    <w:rsid w:val="005D4D3E"/>
    <w:rsid w:val="005D522B"/>
    <w:rsid w:val="005D6691"/>
    <w:rsid w:val="005D773C"/>
    <w:rsid w:val="005E0186"/>
    <w:rsid w:val="005E036A"/>
    <w:rsid w:val="005E03E2"/>
    <w:rsid w:val="005E0417"/>
    <w:rsid w:val="005E053E"/>
    <w:rsid w:val="005E070A"/>
    <w:rsid w:val="005E105D"/>
    <w:rsid w:val="005E12EC"/>
    <w:rsid w:val="005E19F2"/>
    <w:rsid w:val="005E209B"/>
    <w:rsid w:val="005E20E6"/>
    <w:rsid w:val="005E237E"/>
    <w:rsid w:val="005E25C9"/>
    <w:rsid w:val="005E28AD"/>
    <w:rsid w:val="005E3097"/>
    <w:rsid w:val="005E31EC"/>
    <w:rsid w:val="005E33D3"/>
    <w:rsid w:val="005E3D08"/>
    <w:rsid w:val="005E3D33"/>
    <w:rsid w:val="005E3E0C"/>
    <w:rsid w:val="005E45E7"/>
    <w:rsid w:val="005E4955"/>
    <w:rsid w:val="005E4A28"/>
    <w:rsid w:val="005E51DA"/>
    <w:rsid w:val="005E55E9"/>
    <w:rsid w:val="005E5AAA"/>
    <w:rsid w:val="005E6190"/>
    <w:rsid w:val="005E7388"/>
    <w:rsid w:val="005E77BF"/>
    <w:rsid w:val="005E79ED"/>
    <w:rsid w:val="005E7C56"/>
    <w:rsid w:val="005E7D08"/>
    <w:rsid w:val="005F0230"/>
    <w:rsid w:val="005F0237"/>
    <w:rsid w:val="005F114E"/>
    <w:rsid w:val="005F1504"/>
    <w:rsid w:val="005F178B"/>
    <w:rsid w:val="005F2531"/>
    <w:rsid w:val="005F3022"/>
    <w:rsid w:val="005F31C0"/>
    <w:rsid w:val="005F373A"/>
    <w:rsid w:val="005F39D6"/>
    <w:rsid w:val="005F40BB"/>
    <w:rsid w:val="005F40F8"/>
    <w:rsid w:val="005F54EB"/>
    <w:rsid w:val="005F5517"/>
    <w:rsid w:val="005F55F0"/>
    <w:rsid w:val="005F5C1D"/>
    <w:rsid w:val="005F65DE"/>
    <w:rsid w:val="005F6965"/>
    <w:rsid w:val="005F6A06"/>
    <w:rsid w:val="005F6B3C"/>
    <w:rsid w:val="005F6F8E"/>
    <w:rsid w:val="005F706F"/>
    <w:rsid w:val="005F70DC"/>
    <w:rsid w:val="005F70DF"/>
    <w:rsid w:val="005F79DF"/>
    <w:rsid w:val="005F7CBA"/>
    <w:rsid w:val="005F7D28"/>
    <w:rsid w:val="005F7DB6"/>
    <w:rsid w:val="005F7F11"/>
    <w:rsid w:val="00600F95"/>
    <w:rsid w:val="0060130C"/>
    <w:rsid w:val="00601504"/>
    <w:rsid w:val="00601717"/>
    <w:rsid w:val="00602E6A"/>
    <w:rsid w:val="006031E3"/>
    <w:rsid w:val="00603304"/>
    <w:rsid w:val="0060338D"/>
    <w:rsid w:val="0060361B"/>
    <w:rsid w:val="00603AE9"/>
    <w:rsid w:val="00603EA5"/>
    <w:rsid w:val="00603F8D"/>
    <w:rsid w:val="00604019"/>
    <w:rsid w:val="006042D1"/>
    <w:rsid w:val="00604A01"/>
    <w:rsid w:val="00604EEE"/>
    <w:rsid w:val="006053A2"/>
    <w:rsid w:val="00605699"/>
    <w:rsid w:val="00605AF9"/>
    <w:rsid w:val="00605FCC"/>
    <w:rsid w:val="00606968"/>
    <w:rsid w:val="006070BB"/>
    <w:rsid w:val="006078C3"/>
    <w:rsid w:val="00610737"/>
    <w:rsid w:val="00610A71"/>
    <w:rsid w:val="006117B5"/>
    <w:rsid w:val="00611895"/>
    <w:rsid w:val="00611A5F"/>
    <w:rsid w:val="00611D19"/>
    <w:rsid w:val="00612D10"/>
    <w:rsid w:val="006134E0"/>
    <w:rsid w:val="0061350A"/>
    <w:rsid w:val="0061356D"/>
    <w:rsid w:val="0061357B"/>
    <w:rsid w:val="00613F93"/>
    <w:rsid w:val="00614638"/>
    <w:rsid w:val="00614EFF"/>
    <w:rsid w:val="0061566F"/>
    <w:rsid w:val="00615CB7"/>
    <w:rsid w:val="00615D9E"/>
    <w:rsid w:val="00615F71"/>
    <w:rsid w:val="006172AB"/>
    <w:rsid w:val="0061736F"/>
    <w:rsid w:val="00617821"/>
    <w:rsid w:val="00617C34"/>
    <w:rsid w:val="00617CC7"/>
    <w:rsid w:val="0062016C"/>
    <w:rsid w:val="006202E7"/>
    <w:rsid w:val="0062041F"/>
    <w:rsid w:val="00620BD1"/>
    <w:rsid w:val="00620E0D"/>
    <w:rsid w:val="0062108C"/>
    <w:rsid w:val="006212E8"/>
    <w:rsid w:val="00621326"/>
    <w:rsid w:val="00621704"/>
    <w:rsid w:val="00621D98"/>
    <w:rsid w:val="006220C9"/>
    <w:rsid w:val="006225C7"/>
    <w:rsid w:val="0062279D"/>
    <w:rsid w:val="006229BC"/>
    <w:rsid w:val="0062391A"/>
    <w:rsid w:val="00623AF6"/>
    <w:rsid w:val="00623C11"/>
    <w:rsid w:val="00623C31"/>
    <w:rsid w:val="00624371"/>
    <w:rsid w:val="006243DE"/>
    <w:rsid w:val="00624E59"/>
    <w:rsid w:val="006250CC"/>
    <w:rsid w:val="006250F6"/>
    <w:rsid w:val="00625BE6"/>
    <w:rsid w:val="0062640A"/>
    <w:rsid w:val="006267B1"/>
    <w:rsid w:val="006267E1"/>
    <w:rsid w:val="00626C2B"/>
    <w:rsid w:val="00627B4E"/>
    <w:rsid w:val="00627D2D"/>
    <w:rsid w:val="00627F48"/>
    <w:rsid w:val="00630A1A"/>
    <w:rsid w:val="00630E1A"/>
    <w:rsid w:val="0063133E"/>
    <w:rsid w:val="0063204E"/>
    <w:rsid w:val="00632741"/>
    <w:rsid w:val="0063292C"/>
    <w:rsid w:val="0063318B"/>
    <w:rsid w:val="006331A9"/>
    <w:rsid w:val="006342B8"/>
    <w:rsid w:val="00634D48"/>
    <w:rsid w:val="0063589E"/>
    <w:rsid w:val="00635E70"/>
    <w:rsid w:val="0063616F"/>
    <w:rsid w:val="00636D05"/>
    <w:rsid w:val="00637A24"/>
    <w:rsid w:val="00637D3C"/>
    <w:rsid w:val="00640B34"/>
    <w:rsid w:val="00641633"/>
    <w:rsid w:val="00641795"/>
    <w:rsid w:val="006425D9"/>
    <w:rsid w:val="00642A8E"/>
    <w:rsid w:val="006443FA"/>
    <w:rsid w:val="00644635"/>
    <w:rsid w:val="00644C22"/>
    <w:rsid w:val="006454C9"/>
    <w:rsid w:val="0064584A"/>
    <w:rsid w:val="00645908"/>
    <w:rsid w:val="00645D2E"/>
    <w:rsid w:val="00646054"/>
    <w:rsid w:val="006467DF"/>
    <w:rsid w:val="00646DCF"/>
    <w:rsid w:val="00646E1B"/>
    <w:rsid w:val="00647204"/>
    <w:rsid w:val="00647A28"/>
    <w:rsid w:val="006503EC"/>
    <w:rsid w:val="00650698"/>
    <w:rsid w:val="00650726"/>
    <w:rsid w:val="00650EBE"/>
    <w:rsid w:val="00651098"/>
    <w:rsid w:val="006511D3"/>
    <w:rsid w:val="00651D59"/>
    <w:rsid w:val="00651FB3"/>
    <w:rsid w:val="0065229A"/>
    <w:rsid w:val="00652643"/>
    <w:rsid w:val="00652F5A"/>
    <w:rsid w:val="0065332A"/>
    <w:rsid w:val="00653842"/>
    <w:rsid w:val="00653B9E"/>
    <w:rsid w:val="006545B3"/>
    <w:rsid w:val="0065491B"/>
    <w:rsid w:val="00654BDF"/>
    <w:rsid w:val="00654D99"/>
    <w:rsid w:val="00654E0A"/>
    <w:rsid w:val="00655156"/>
    <w:rsid w:val="006551F0"/>
    <w:rsid w:val="00655639"/>
    <w:rsid w:val="0065584F"/>
    <w:rsid w:val="00656CB9"/>
    <w:rsid w:val="00656E17"/>
    <w:rsid w:val="00656F74"/>
    <w:rsid w:val="00657B4F"/>
    <w:rsid w:val="00657C26"/>
    <w:rsid w:val="00660109"/>
    <w:rsid w:val="00660741"/>
    <w:rsid w:val="006608D5"/>
    <w:rsid w:val="00660ADA"/>
    <w:rsid w:val="006615D5"/>
    <w:rsid w:val="006619F0"/>
    <w:rsid w:val="00661E36"/>
    <w:rsid w:val="00662261"/>
    <w:rsid w:val="006624A4"/>
    <w:rsid w:val="006627BF"/>
    <w:rsid w:val="00663A07"/>
    <w:rsid w:val="00663C69"/>
    <w:rsid w:val="006640A0"/>
    <w:rsid w:val="00664BBC"/>
    <w:rsid w:val="0066538F"/>
    <w:rsid w:val="0066541F"/>
    <w:rsid w:val="0066574E"/>
    <w:rsid w:val="00666C0F"/>
    <w:rsid w:val="006670C1"/>
    <w:rsid w:val="0066720B"/>
    <w:rsid w:val="00667C27"/>
    <w:rsid w:val="00667E16"/>
    <w:rsid w:val="006701A7"/>
    <w:rsid w:val="006705E7"/>
    <w:rsid w:val="00670CED"/>
    <w:rsid w:val="00670DA9"/>
    <w:rsid w:val="00670E53"/>
    <w:rsid w:val="0067162D"/>
    <w:rsid w:val="00671F4C"/>
    <w:rsid w:val="00672034"/>
    <w:rsid w:val="006729C7"/>
    <w:rsid w:val="006729E0"/>
    <w:rsid w:val="00672CA7"/>
    <w:rsid w:val="00673075"/>
    <w:rsid w:val="0067456B"/>
    <w:rsid w:val="006748C9"/>
    <w:rsid w:val="006749F8"/>
    <w:rsid w:val="006755F0"/>
    <w:rsid w:val="0067571E"/>
    <w:rsid w:val="00675AAF"/>
    <w:rsid w:val="00675E27"/>
    <w:rsid w:val="006763D3"/>
    <w:rsid w:val="00676676"/>
    <w:rsid w:val="006770B3"/>
    <w:rsid w:val="00677263"/>
    <w:rsid w:val="006778B4"/>
    <w:rsid w:val="00680954"/>
    <w:rsid w:val="00680F39"/>
    <w:rsid w:val="00680FE0"/>
    <w:rsid w:val="006810EC"/>
    <w:rsid w:val="00682267"/>
    <w:rsid w:val="00682C2E"/>
    <w:rsid w:val="00682DE3"/>
    <w:rsid w:val="00682FA4"/>
    <w:rsid w:val="0068349E"/>
    <w:rsid w:val="00683B39"/>
    <w:rsid w:val="00683B7D"/>
    <w:rsid w:val="00683F07"/>
    <w:rsid w:val="00684046"/>
    <w:rsid w:val="00685200"/>
    <w:rsid w:val="006852AB"/>
    <w:rsid w:val="00685FF7"/>
    <w:rsid w:val="00686521"/>
    <w:rsid w:val="00686CCA"/>
    <w:rsid w:val="006872DF"/>
    <w:rsid w:val="006873E9"/>
    <w:rsid w:val="006876BB"/>
    <w:rsid w:val="00687BB5"/>
    <w:rsid w:val="00687E87"/>
    <w:rsid w:val="00690383"/>
    <w:rsid w:val="006903DC"/>
    <w:rsid w:val="00690519"/>
    <w:rsid w:val="00690851"/>
    <w:rsid w:val="00690EB7"/>
    <w:rsid w:val="006912AD"/>
    <w:rsid w:val="0069155F"/>
    <w:rsid w:val="006916FB"/>
    <w:rsid w:val="00691B05"/>
    <w:rsid w:val="00692E3F"/>
    <w:rsid w:val="00692EA3"/>
    <w:rsid w:val="006938F7"/>
    <w:rsid w:val="00693F60"/>
    <w:rsid w:val="006940B4"/>
    <w:rsid w:val="00694182"/>
    <w:rsid w:val="00694A17"/>
    <w:rsid w:val="00696082"/>
    <w:rsid w:val="006964F3"/>
    <w:rsid w:val="00696F64"/>
    <w:rsid w:val="0069707C"/>
    <w:rsid w:val="00697109"/>
    <w:rsid w:val="00697133"/>
    <w:rsid w:val="006976CB"/>
    <w:rsid w:val="0069775E"/>
    <w:rsid w:val="00697F80"/>
    <w:rsid w:val="006A0598"/>
    <w:rsid w:val="006A12BE"/>
    <w:rsid w:val="006A14FA"/>
    <w:rsid w:val="006A189D"/>
    <w:rsid w:val="006A266D"/>
    <w:rsid w:val="006A28EE"/>
    <w:rsid w:val="006A2C45"/>
    <w:rsid w:val="006A333C"/>
    <w:rsid w:val="006A57C3"/>
    <w:rsid w:val="006A62F0"/>
    <w:rsid w:val="006A63E0"/>
    <w:rsid w:val="006A6698"/>
    <w:rsid w:val="006A68C2"/>
    <w:rsid w:val="006A705F"/>
    <w:rsid w:val="006A711F"/>
    <w:rsid w:val="006A72ED"/>
    <w:rsid w:val="006A7E76"/>
    <w:rsid w:val="006A7E91"/>
    <w:rsid w:val="006B03BC"/>
    <w:rsid w:val="006B05E2"/>
    <w:rsid w:val="006B0968"/>
    <w:rsid w:val="006B0D44"/>
    <w:rsid w:val="006B206C"/>
    <w:rsid w:val="006B2CE2"/>
    <w:rsid w:val="006B2DB2"/>
    <w:rsid w:val="006B2E71"/>
    <w:rsid w:val="006B2F46"/>
    <w:rsid w:val="006B2FAB"/>
    <w:rsid w:val="006B319C"/>
    <w:rsid w:val="006B4AD5"/>
    <w:rsid w:val="006B4CEE"/>
    <w:rsid w:val="006B4FF8"/>
    <w:rsid w:val="006B50F9"/>
    <w:rsid w:val="006B5325"/>
    <w:rsid w:val="006B538E"/>
    <w:rsid w:val="006B5A3A"/>
    <w:rsid w:val="006B6390"/>
    <w:rsid w:val="006B67CC"/>
    <w:rsid w:val="006B68FB"/>
    <w:rsid w:val="006B750E"/>
    <w:rsid w:val="006B76F4"/>
    <w:rsid w:val="006B77F8"/>
    <w:rsid w:val="006B7E7B"/>
    <w:rsid w:val="006C0454"/>
    <w:rsid w:val="006C0A2A"/>
    <w:rsid w:val="006C0D44"/>
    <w:rsid w:val="006C17CC"/>
    <w:rsid w:val="006C17F9"/>
    <w:rsid w:val="006C1912"/>
    <w:rsid w:val="006C1C7C"/>
    <w:rsid w:val="006C1FDB"/>
    <w:rsid w:val="006C26D8"/>
    <w:rsid w:val="006C3047"/>
    <w:rsid w:val="006C3538"/>
    <w:rsid w:val="006C43D5"/>
    <w:rsid w:val="006C4B84"/>
    <w:rsid w:val="006C518F"/>
    <w:rsid w:val="006C581E"/>
    <w:rsid w:val="006C603B"/>
    <w:rsid w:val="006C623D"/>
    <w:rsid w:val="006C6B5A"/>
    <w:rsid w:val="006C72FB"/>
    <w:rsid w:val="006C739A"/>
    <w:rsid w:val="006C7D7B"/>
    <w:rsid w:val="006D0D79"/>
    <w:rsid w:val="006D0DAA"/>
    <w:rsid w:val="006D0EB1"/>
    <w:rsid w:val="006D175D"/>
    <w:rsid w:val="006D18D4"/>
    <w:rsid w:val="006D253A"/>
    <w:rsid w:val="006D2890"/>
    <w:rsid w:val="006D2B8A"/>
    <w:rsid w:val="006D2C5B"/>
    <w:rsid w:val="006D303E"/>
    <w:rsid w:val="006D325E"/>
    <w:rsid w:val="006D35E1"/>
    <w:rsid w:val="006D395F"/>
    <w:rsid w:val="006D3980"/>
    <w:rsid w:val="006D3FBB"/>
    <w:rsid w:val="006D45AF"/>
    <w:rsid w:val="006D5115"/>
    <w:rsid w:val="006D51E2"/>
    <w:rsid w:val="006D527C"/>
    <w:rsid w:val="006D5686"/>
    <w:rsid w:val="006D596A"/>
    <w:rsid w:val="006D5EB2"/>
    <w:rsid w:val="006D5EE4"/>
    <w:rsid w:val="006D6921"/>
    <w:rsid w:val="006D6DA5"/>
    <w:rsid w:val="006D723C"/>
    <w:rsid w:val="006D72DF"/>
    <w:rsid w:val="006D74EE"/>
    <w:rsid w:val="006D7CAD"/>
    <w:rsid w:val="006E056F"/>
    <w:rsid w:val="006E1B03"/>
    <w:rsid w:val="006E1BAA"/>
    <w:rsid w:val="006E2124"/>
    <w:rsid w:val="006E2293"/>
    <w:rsid w:val="006E2388"/>
    <w:rsid w:val="006E2481"/>
    <w:rsid w:val="006E2C20"/>
    <w:rsid w:val="006E2EB0"/>
    <w:rsid w:val="006E36D9"/>
    <w:rsid w:val="006E397A"/>
    <w:rsid w:val="006E3A17"/>
    <w:rsid w:val="006E4AB2"/>
    <w:rsid w:val="006E4B03"/>
    <w:rsid w:val="006E4E02"/>
    <w:rsid w:val="006E5839"/>
    <w:rsid w:val="006E5A01"/>
    <w:rsid w:val="006E5EBA"/>
    <w:rsid w:val="006E6038"/>
    <w:rsid w:val="006E6245"/>
    <w:rsid w:val="006E6D48"/>
    <w:rsid w:val="006E73DC"/>
    <w:rsid w:val="006E7DBA"/>
    <w:rsid w:val="006F0966"/>
    <w:rsid w:val="006F137E"/>
    <w:rsid w:val="006F18BA"/>
    <w:rsid w:val="006F1C0C"/>
    <w:rsid w:val="006F1CBA"/>
    <w:rsid w:val="006F1FFC"/>
    <w:rsid w:val="006F29E5"/>
    <w:rsid w:val="006F2B72"/>
    <w:rsid w:val="006F326D"/>
    <w:rsid w:val="006F349A"/>
    <w:rsid w:val="006F35F8"/>
    <w:rsid w:val="006F3B4D"/>
    <w:rsid w:val="006F4253"/>
    <w:rsid w:val="006F42F4"/>
    <w:rsid w:val="006F47C0"/>
    <w:rsid w:val="006F4C20"/>
    <w:rsid w:val="006F4D3A"/>
    <w:rsid w:val="006F4F7E"/>
    <w:rsid w:val="006F527A"/>
    <w:rsid w:val="006F5687"/>
    <w:rsid w:val="006F5A53"/>
    <w:rsid w:val="006F5F2A"/>
    <w:rsid w:val="006F6121"/>
    <w:rsid w:val="006F6BB5"/>
    <w:rsid w:val="006F6DC8"/>
    <w:rsid w:val="006F709A"/>
    <w:rsid w:val="006F72A1"/>
    <w:rsid w:val="006F7DBE"/>
    <w:rsid w:val="006F7EBF"/>
    <w:rsid w:val="006F7F4C"/>
    <w:rsid w:val="00700E96"/>
    <w:rsid w:val="007020F8"/>
    <w:rsid w:val="007022F3"/>
    <w:rsid w:val="0070273A"/>
    <w:rsid w:val="00702953"/>
    <w:rsid w:val="007030BE"/>
    <w:rsid w:val="00703148"/>
    <w:rsid w:val="007031B4"/>
    <w:rsid w:val="0070321A"/>
    <w:rsid w:val="00703362"/>
    <w:rsid w:val="007034F4"/>
    <w:rsid w:val="00703B02"/>
    <w:rsid w:val="00704093"/>
    <w:rsid w:val="00704DA6"/>
    <w:rsid w:val="0070587C"/>
    <w:rsid w:val="007058B8"/>
    <w:rsid w:val="00705C17"/>
    <w:rsid w:val="00705C5E"/>
    <w:rsid w:val="00706210"/>
    <w:rsid w:val="007065D0"/>
    <w:rsid w:val="00706BD7"/>
    <w:rsid w:val="00707335"/>
    <w:rsid w:val="00707573"/>
    <w:rsid w:val="00707C52"/>
    <w:rsid w:val="00710AF5"/>
    <w:rsid w:val="00710B3E"/>
    <w:rsid w:val="00710D6A"/>
    <w:rsid w:val="007113BC"/>
    <w:rsid w:val="00711774"/>
    <w:rsid w:val="00711835"/>
    <w:rsid w:val="00711D2A"/>
    <w:rsid w:val="0071291B"/>
    <w:rsid w:val="00712AC8"/>
    <w:rsid w:val="00713E0B"/>
    <w:rsid w:val="007142F0"/>
    <w:rsid w:val="007146A6"/>
    <w:rsid w:val="00714753"/>
    <w:rsid w:val="0071494F"/>
    <w:rsid w:val="007149B5"/>
    <w:rsid w:val="00714B10"/>
    <w:rsid w:val="00714FBC"/>
    <w:rsid w:val="007154E5"/>
    <w:rsid w:val="00715E59"/>
    <w:rsid w:val="0071685C"/>
    <w:rsid w:val="00716A27"/>
    <w:rsid w:val="00716BDA"/>
    <w:rsid w:val="00716C26"/>
    <w:rsid w:val="00716F46"/>
    <w:rsid w:val="00717130"/>
    <w:rsid w:val="007177E4"/>
    <w:rsid w:val="007177FF"/>
    <w:rsid w:val="00720058"/>
    <w:rsid w:val="007202BD"/>
    <w:rsid w:val="007203A0"/>
    <w:rsid w:val="00720578"/>
    <w:rsid w:val="00720F89"/>
    <w:rsid w:val="007217D2"/>
    <w:rsid w:val="0072192C"/>
    <w:rsid w:val="00721A47"/>
    <w:rsid w:val="00721AC1"/>
    <w:rsid w:val="00722BAF"/>
    <w:rsid w:val="0072345D"/>
    <w:rsid w:val="00723E4B"/>
    <w:rsid w:val="00724137"/>
    <w:rsid w:val="007241F8"/>
    <w:rsid w:val="00724379"/>
    <w:rsid w:val="007247A5"/>
    <w:rsid w:val="00724FD1"/>
    <w:rsid w:val="00725362"/>
    <w:rsid w:val="00725656"/>
    <w:rsid w:val="0072604D"/>
    <w:rsid w:val="00727287"/>
    <w:rsid w:val="007277F7"/>
    <w:rsid w:val="00727BAC"/>
    <w:rsid w:val="007300C8"/>
    <w:rsid w:val="007304D5"/>
    <w:rsid w:val="00730950"/>
    <w:rsid w:val="00730F41"/>
    <w:rsid w:val="00731892"/>
    <w:rsid w:val="00731F27"/>
    <w:rsid w:val="00731F3C"/>
    <w:rsid w:val="00732018"/>
    <w:rsid w:val="0073203A"/>
    <w:rsid w:val="00732655"/>
    <w:rsid w:val="00732B12"/>
    <w:rsid w:val="00732BA6"/>
    <w:rsid w:val="00733F04"/>
    <w:rsid w:val="0073454E"/>
    <w:rsid w:val="00734994"/>
    <w:rsid w:val="00734FF3"/>
    <w:rsid w:val="00735293"/>
    <w:rsid w:val="00735641"/>
    <w:rsid w:val="00735E5A"/>
    <w:rsid w:val="007362AC"/>
    <w:rsid w:val="0073661E"/>
    <w:rsid w:val="0073676E"/>
    <w:rsid w:val="007374D2"/>
    <w:rsid w:val="0073767C"/>
    <w:rsid w:val="00737877"/>
    <w:rsid w:val="00740642"/>
    <w:rsid w:val="00740DB1"/>
    <w:rsid w:val="00740E5C"/>
    <w:rsid w:val="00741443"/>
    <w:rsid w:val="00742CC5"/>
    <w:rsid w:val="007431DE"/>
    <w:rsid w:val="00743609"/>
    <w:rsid w:val="00743AFA"/>
    <w:rsid w:val="00744D3F"/>
    <w:rsid w:val="00745DAF"/>
    <w:rsid w:val="007472B9"/>
    <w:rsid w:val="0075014E"/>
    <w:rsid w:val="007507D7"/>
    <w:rsid w:val="00751064"/>
    <w:rsid w:val="00751078"/>
    <w:rsid w:val="007513F9"/>
    <w:rsid w:val="00751AC6"/>
    <w:rsid w:val="00751EFE"/>
    <w:rsid w:val="00752222"/>
    <w:rsid w:val="00752F2E"/>
    <w:rsid w:val="00753388"/>
    <w:rsid w:val="00753AD7"/>
    <w:rsid w:val="00753E0F"/>
    <w:rsid w:val="00754155"/>
    <w:rsid w:val="007543D5"/>
    <w:rsid w:val="00754896"/>
    <w:rsid w:val="007559C2"/>
    <w:rsid w:val="00755BD1"/>
    <w:rsid w:val="00755DEC"/>
    <w:rsid w:val="00755F44"/>
    <w:rsid w:val="00755FA1"/>
    <w:rsid w:val="00755FEE"/>
    <w:rsid w:val="0075762D"/>
    <w:rsid w:val="00757B67"/>
    <w:rsid w:val="0076008E"/>
    <w:rsid w:val="0076016F"/>
    <w:rsid w:val="007604B8"/>
    <w:rsid w:val="007608EF"/>
    <w:rsid w:val="00760A0E"/>
    <w:rsid w:val="00760DFB"/>
    <w:rsid w:val="00761749"/>
    <w:rsid w:val="00761B36"/>
    <w:rsid w:val="00761CA8"/>
    <w:rsid w:val="00761F66"/>
    <w:rsid w:val="00761FB0"/>
    <w:rsid w:val="007622BA"/>
    <w:rsid w:val="0076236D"/>
    <w:rsid w:val="00763120"/>
    <w:rsid w:val="00763952"/>
    <w:rsid w:val="00763AF2"/>
    <w:rsid w:val="00763EAC"/>
    <w:rsid w:val="00764058"/>
    <w:rsid w:val="0076439F"/>
    <w:rsid w:val="00764D8D"/>
    <w:rsid w:val="007654D4"/>
    <w:rsid w:val="0076588F"/>
    <w:rsid w:val="00765B58"/>
    <w:rsid w:val="00765C89"/>
    <w:rsid w:val="00765E6B"/>
    <w:rsid w:val="007664AF"/>
    <w:rsid w:val="00770220"/>
    <w:rsid w:val="00770912"/>
    <w:rsid w:val="007709F3"/>
    <w:rsid w:val="007715E2"/>
    <w:rsid w:val="007717BB"/>
    <w:rsid w:val="00772340"/>
    <w:rsid w:val="007726A8"/>
    <w:rsid w:val="00772744"/>
    <w:rsid w:val="007728EC"/>
    <w:rsid w:val="00772E7A"/>
    <w:rsid w:val="00772EA5"/>
    <w:rsid w:val="00773608"/>
    <w:rsid w:val="00773AF2"/>
    <w:rsid w:val="007742F7"/>
    <w:rsid w:val="00774820"/>
    <w:rsid w:val="00774B1D"/>
    <w:rsid w:val="0077527E"/>
    <w:rsid w:val="00775F98"/>
    <w:rsid w:val="0077639B"/>
    <w:rsid w:val="00776975"/>
    <w:rsid w:val="00776CE2"/>
    <w:rsid w:val="00777F29"/>
    <w:rsid w:val="00777FEA"/>
    <w:rsid w:val="007800E9"/>
    <w:rsid w:val="00780117"/>
    <w:rsid w:val="00780848"/>
    <w:rsid w:val="00780986"/>
    <w:rsid w:val="00780BB4"/>
    <w:rsid w:val="0078175D"/>
    <w:rsid w:val="00781886"/>
    <w:rsid w:val="00781C54"/>
    <w:rsid w:val="007825FF"/>
    <w:rsid w:val="0078288D"/>
    <w:rsid w:val="007829F2"/>
    <w:rsid w:val="00782F84"/>
    <w:rsid w:val="00783074"/>
    <w:rsid w:val="00783579"/>
    <w:rsid w:val="00783E0A"/>
    <w:rsid w:val="00783E2F"/>
    <w:rsid w:val="00783FFA"/>
    <w:rsid w:val="0078425D"/>
    <w:rsid w:val="00785D20"/>
    <w:rsid w:val="00785E06"/>
    <w:rsid w:val="007862D0"/>
    <w:rsid w:val="00786624"/>
    <w:rsid w:val="0078696E"/>
    <w:rsid w:val="00786D1E"/>
    <w:rsid w:val="00787D55"/>
    <w:rsid w:val="007904C5"/>
    <w:rsid w:val="0079194D"/>
    <w:rsid w:val="00791F51"/>
    <w:rsid w:val="00792430"/>
    <w:rsid w:val="00792E67"/>
    <w:rsid w:val="007937DC"/>
    <w:rsid w:val="007938DA"/>
    <w:rsid w:val="00793BCE"/>
    <w:rsid w:val="00793C06"/>
    <w:rsid w:val="00793D92"/>
    <w:rsid w:val="00794727"/>
    <w:rsid w:val="00794BC8"/>
    <w:rsid w:val="00795360"/>
    <w:rsid w:val="0079631E"/>
    <w:rsid w:val="0079647F"/>
    <w:rsid w:val="00796FE8"/>
    <w:rsid w:val="007973E2"/>
    <w:rsid w:val="00797575"/>
    <w:rsid w:val="00797632"/>
    <w:rsid w:val="007A04F8"/>
    <w:rsid w:val="007A07DE"/>
    <w:rsid w:val="007A0E9E"/>
    <w:rsid w:val="007A0ED0"/>
    <w:rsid w:val="007A1279"/>
    <w:rsid w:val="007A2551"/>
    <w:rsid w:val="007A2E73"/>
    <w:rsid w:val="007A31AD"/>
    <w:rsid w:val="007A359D"/>
    <w:rsid w:val="007A3C1F"/>
    <w:rsid w:val="007A40D9"/>
    <w:rsid w:val="007A41B4"/>
    <w:rsid w:val="007A4264"/>
    <w:rsid w:val="007A47B8"/>
    <w:rsid w:val="007A49B5"/>
    <w:rsid w:val="007A5924"/>
    <w:rsid w:val="007A5E86"/>
    <w:rsid w:val="007A65AD"/>
    <w:rsid w:val="007A6C4F"/>
    <w:rsid w:val="007A713F"/>
    <w:rsid w:val="007A7619"/>
    <w:rsid w:val="007A7D70"/>
    <w:rsid w:val="007B027C"/>
    <w:rsid w:val="007B12BC"/>
    <w:rsid w:val="007B14F8"/>
    <w:rsid w:val="007B19ED"/>
    <w:rsid w:val="007B1DE6"/>
    <w:rsid w:val="007B23D2"/>
    <w:rsid w:val="007B2473"/>
    <w:rsid w:val="007B2566"/>
    <w:rsid w:val="007B2EC9"/>
    <w:rsid w:val="007B3163"/>
    <w:rsid w:val="007B38BE"/>
    <w:rsid w:val="007B3BF6"/>
    <w:rsid w:val="007B4219"/>
    <w:rsid w:val="007B42D5"/>
    <w:rsid w:val="007B4872"/>
    <w:rsid w:val="007B4EC8"/>
    <w:rsid w:val="007B53F4"/>
    <w:rsid w:val="007B567E"/>
    <w:rsid w:val="007B57FD"/>
    <w:rsid w:val="007B5F4E"/>
    <w:rsid w:val="007B6622"/>
    <w:rsid w:val="007B7E2F"/>
    <w:rsid w:val="007C008B"/>
    <w:rsid w:val="007C03C7"/>
    <w:rsid w:val="007C0768"/>
    <w:rsid w:val="007C0941"/>
    <w:rsid w:val="007C09C2"/>
    <w:rsid w:val="007C0B0D"/>
    <w:rsid w:val="007C10CD"/>
    <w:rsid w:val="007C11FD"/>
    <w:rsid w:val="007C1412"/>
    <w:rsid w:val="007C2D71"/>
    <w:rsid w:val="007C4496"/>
    <w:rsid w:val="007C4DAD"/>
    <w:rsid w:val="007C6954"/>
    <w:rsid w:val="007C6991"/>
    <w:rsid w:val="007C6AE2"/>
    <w:rsid w:val="007C6FE0"/>
    <w:rsid w:val="007C7394"/>
    <w:rsid w:val="007C7EEC"/>
    <w:rsid w:val="007C7F3E"/>
    <w:rsid w:val="007D01AA"/>
    <w:rsid w:val="007D0540"/>
    <w:rsid w:val="007D0E2B"/>
    <w:rsid w:val="007D16A5"/>
    <w:rsid w:val="007D1E7B"/>
    <w:rsid w:val="007D1FC8"/>
    <w:rsid w:val="007D23EF"/>
    <w:rsid w:val="007D2EA8"/>
    <w:rsid w:val="007D30B1"/>
    <w:rsid w:val="007D311F"/>
    <w:rsid w:val="007D3D71"/>
    <w:rsid w:val="007D4658"/>
    <w:rsid w:val="007D535C"/>
    <w:rsid w:val="007D678D"/>
    <w:rsid w:val="007D69FC"/>
    <w:rsid w:val="007D6DB1"/>
    <w:rsid w:val="007D6F9E"/>
    <w:rsid w:val="007D7511"/>
    <w:rsid w:val="007D7E79"/>
    <w:rsid w:val="007E062D"/>
    <w:rsid w:val="007E09EE"/>
    <w:rsid w:val="007E10E8"/>
    <w:rsid w:val="007E206D"/>
    <w:rsid w:val="007E2FD5"/>
    <w:rsid w:val="007E31A6"/>
    <w:rsid w:val="007E343F"/>
    <w:rsid w:val="007E3A5A"/>
    <w:rsid w:val="007E3B10"/>
    <w:rsid w:val="007E3DA9"/>
    <w:rsid w:val="007E3E79"/>
    <w:rsid w:val="007E4041"/>
    <w:rsid w:val="007E4B4F"/>
    <w:rsid w:val="007E4B9F"/>
    <w:rsid w:val="007E52EA"/>
    <w:rsid w:val="007E55D2"/>
    <w:rsid w:val="007E62AC"/>
    <w:rsid w:val="007E67A7"/>
    <w:rsid w:val="007E6FC9"/>
    <w:rsid w:val="007E6FE9"/>
    <w:rsid w:val="007F0195"/>
    <w:rsid w:val="007F09A2"/>
    <w:rsid w:val="007F0E01"/>
    <w:rsid w:val="007F0E5C"/>
    <w:rsid w:val="007F1075"/>
    <w:rsid w:val="007F1151"/>
    <w:rsid w:val="007F1784"/>
    <w:rsid w:val="007F2055"/>
    <w:rsid w:val="007F252A"/>
    <w:rsid w:val="007F2B1F"/>
    <w:rsid w:val="007F2C70"/>
    <w:rsid w:val="007F2E92"/>
    <w:rsid w:val="007F2ECE"/>
    <w:rsid w:val="007F3CCE"/>
    <w:rsid w:val="007F4405"/>
    <w:rsid w:val="007F449D"/>
    <w:rsid w:val="007F4A7F"/>
    <w:rsid w:val="007F4C27"/>
    <w:rsid w:val="007F4D65"/>
    <w:rsid w:val="007F54F1"/>
    <w:rsid w:val="007F566B"/>
    <w:rsid w:val="007F6144"/>
    <w:rsid w:val="007F62FF"/>
    <w:rsid w:val="007F6AA6"/>
    <w:rsid w:val="007F6F18"/>
    <w:rsid w:val="007F6FCE"/>
    <w:rsid w:val="007F7123"/>
    <w:rsid w:val="007F78E2"/>
    <w:rsid w:val="007F7FCB"/>
    <w:rsid w:val="00800237"/>
    <w:rsid w:val="008007CA"/>
    <w:rsid w:val="00800AD8"/>
    <w:rsid w:val="00800CA4"/>
    <w:rsid w:val="00801DC2"/>
    <w:rsid w:val="0080263A"/>
    <w:rsid w:val="00802937"/>
    <w:rsid w:val="0080335F"/>
    <w:rsid w:val="00803496"/>
    <w:rsid w:val="008034F3"/>
    <w:rsid w:val="00803FB6"/>
    <w:rsid w:val="00804039"/>
    <w:rsid w:val="00804710"/>
    <w:rsid w:val="008053E2"/>
    <w:rsid w:val="00805CCA"/>
    <w:rsid w:val="008062C3"/>
    <w:rsid w:val="00806AA4"/>
    <w:rsid w:val="00806C1A"/>
    <w:rsid w:val="00807337"/>
    <w:rsid w:val="008073DA"/>
    <w:rsid w:val="008074FE"/>
    <w:rsid w:val="00807F39"/>
    <w:rsid w:val="00811029"/>
    <w:rsid w:val="00811174"/>
    <w:rsid w:val="00811372"/>
    <w:rsid w:val="0081138E"/>
    <w:rsid w:val="00811439"/>
    <w:rsid w:val="008114B4"/>
    <w:rsid w:val="00811713"/>
    <w:rsid w:val="0081201F"/>
    <w:rsid w:val="00812375"/>
    <w:rsid w:val="008133C3"/>
    <w:rsid w:val="0081396C"/>
    <w:rsid w:val="00814026"/>
    <w:rsid w:val="00814086"/>
    <w:rsid w:val="008141E6"/>
    <w:rsid w:val="00814E14"/>
    <w:rsid w:val="00816101"/>
    <w:rsid w:val="008161FA"/>
    <w:rsid w:val="0081654B"/>
    <w:rsid w:val="00816972"/>
    <w:rsid w:val="00817140"/>
    <w:rsid w:val="008175DE"/>
    <w:rsid w:val="00817E7D"/>
    <w:rsid w:val="0082069E"/>
    <w:rsid w:val="00820A63"/>
    <w:rsid w:val="00820BF4"/>
    <w:rsid w:val="00820D02"/>
    <w:rsid w:val="008214A8"/>
    <w:rsid w:val="0082233C"/>
    <w:rsid w:val="00822658"/>
    <w:rsid w:val="008227AE"/>
    <w:rsid w:val="00823517"/>
    <w:rsid w:val="00823836"/>
    <w:rsid w:val="008239D1"/>
    <w:rsid w:val="00823F12"/>
    <w:rsid w:val="0082417C"/>
    <w:rsid w:val="00824211"/>
    <w:rsid w:val="0082532C"/>
    <w:rsid w:val="00825686"/>
    <w:rsid w:val="00825BB8"/>
    <w:rsid w:val="00825DDA"/>
    <w:rsid w:val="00825E1F"/>
    <w:rsid w:val="00826EB3"/>
    <w:rsid w:val="008274F7"/>
    <w:rsid w:val="0083016F"/>
    <w:rsid w:val="00831B2E"/>
    <w:rsid w:val="00831D94"/>
    <w:rsid w:val="00831F50"/>
    <w:rsid w:val="0083239A"/>
    <w:rsid w:val="00832645"/>
    <w:rsid w:val="00832996"/>
    <w:rsid w:val="00832A7A"/>
    <w:rsid w:val="00832BD6"/>
    <w:rsid w:val="008330AA"/>
    <w:rsid w:val="00833474"/>
    <w:rsid w:val="0083357E"/>
    <w:rsid w:val="008337AB"/>
    <w:rsid w:val="00833F2A"/>
    <w:rsid w:val="008346B3"/>
    <w:rsid w:val="008350B0"/>
    <w:rsid w:val="008356EE"/>
    <w:rsid w:val="00836040"/>
    <w:rsid w:val="008366CD"/>
    <w:rsid w:val="00836851"/>
    <w:rsid w:val="00837DA9"/>
    <w:rsid w:val="00837DC6"/>
    <w:rsid w:val="008411ED"/>
    <w:rsid w:val="008412C0"/>
    <w:rsid w:val="00841A57"/>
    <w:rsid w:val="00841DD4"/>
    <w:rsid w:val="0084267E"/>
    <w:rsid w:val="0084274D"/>
    <w:rsid w:val="00842A01"/>
    <w:rsid w:val="00842E7D"/>
    <w:rsid w:val="00842F32"/>
    <w:rsid w:val="00843125"/>
    <w:rsid w:val="008431B6"/>
    <w:rsid w:val="008433CA"/>
    <w:rsid w:val="00844F51"/>
    <w:rsid w:val="008457BB"/>
    <w:rsid w:val="00845A10"/>
    <w:rsid w:val="00845BD3"/>
    <w:rsid w:val="00845F27"/>
    <w:rsid w:val="00846513"/>
    <w:rsid w:val="00846705"/>
    <w:rsid w:val="008471D7"/>
    <w:rsid w:val="00847323"/>
    <w:rsid w:val="0084765C"/>
    <w:rsid w:val="0084D56C"/>
    <w:rsid w:val="008504B7"/>
    <w:rsid w:val="00850E35"/>
    <w:rsid w:val="00851A70"/>
    <w:rsid w:val="008524C6"/>
    <w:rsid w:val="0085295B"/>
    <w:rsid w:val="00853486"/>
    <w:rsid w:val="008538F8"/>
    <w:rsid w:val="00854750"/>
    <w:rsid w:val="00855559"/>
    <w:rsid w:val="008556DB"/>
    <w:rsid w:val="008559EB"/>
    <w:rsid w:val="00856140"/>
    <w:rsid w:val="00856470"/>
    <w:rsid w:val="008565EA"/>
    <w:rsid w:val="00856A9E"/>
    <w:rsid w:val="00856C18"/>
    <w:rsid w:val="0085731D"/>
    <w:rsid w:val="00857393"/>
    <w:rsid w:val="008577A9"/>
    <w:rsid w:val="00860D04"/>
    <w:rsid w:val="00861691"/>
    <w:rsid w:val="00861F21"/>
    <w:rsid w:val="00862125"/>
    <w:rsid w:val="0086235E"/>
    <w:rsid w:val="0086291F"/>
    <w:rsid w:val="00862D71"/>
    <w:rsid w:val="00862EDD"/>
    <w:rsid w:val="008630CD"/>
    <w:rsid w:val="00863BD6"/>
    <w:rsid w:val="00863BEA"/>
    <w:rsid w:val="00864380"/>
    <w:rsid w:val="0086467D"/>
    <w:rsid w:val="008648AC"/>
    <w:rsid w:val="008649C8"/>
    <w:rsid w:val="00866425"/>
    <w:rsid w:val="00866B7F"/>
    <w:rsid w:val="0086727B"/>
    <w:rsid w:val="008679D2"/>
    <w:rsid w:val="00867D0B"/>
    <w:rsid w:val="00867E28"/>
    <w:rsid w:val="008700B2"/>
    <w:rsid w:val="00870101"/>
    <w:rsid w:val="008707B0"/>
    <w:rsid w:val="00870F02"/>
    <w:rsid w:val="008711FF"/>
    <w:rsid w:val="00871A0A"/>
    <w:rsid w:val="00871B92"/>
    <w:rsid w:val="00872172"/>
    <w:rsid w:val="008723F6"/>
    <w:rsid w:val="0087258F"/>
    <w:rsid w:val="008725EA"/>
    <w:rsid w:val="008728D4"/>
    <w:rsid w:val="00873029"/>
    <w:rsid w:val="00873AFD"/>
    <w:rsid w:val="00873F1A"/>
    <w:rsid w:val="008744E9"/>
    <w:rsid w:val="0087489A"/>
    <w:rsid w:val="008755F7"/>
    <w:rsid w:val="0087599D"/>
    <w:rsid w:val="008763B9"/>
    <w:rsid w:val="00876421"/>
    <w:rsid w:val="008771E5"/>
    <w:rsid w:val="0087762F"/>
    <w:rsid w:val="00877BB4"/>
    <w:rsid w:val="00880503"/>
    <w:rsid w:val="008805A2"/>
    <w:rsid w:val="00882AF8"/>
    <w:rsid w:val="00883D52"/>
    <w:rsid w:val="00884876"/>
    <w:rsid w:val="00884E26"/>
    <w:rsid w:val="00885876"/>
    <w:rsid w:val="008858A2"/>
    <w:rsid w:val="00885B63"/>
    <w:rsid w:val="00886138"/>
    <w:rsid w:val="00886894"/>
    <w:rsid w:val="00887882"/>
    <w:rsid w:val="00887A15"/>
    <w:rsid w:val="00890126"/>
    <w:rsid w:val="008903FC"/>
    <w:rsid w:val="008904E2"/>
    <w:rsid w:val="00890AEB"/>
    <w:rsid w:val="00890B50"/>
    <w:rsid w:val="00890EEC"/>
    <w:rsid w:val="0089123D"/>
    <w:rsid w:val="00891267"/>
    <w:rsid w:val="00891722"/>
    <w:rsid w:val="00891C49"/>
    <w:rsid w:val="00892473"/>
    <w:rsid w:val="008925C4"/>
    <w:rsid w:val="00892A4D"/>
    <w:rsid w:val="00893073"/>
    <w:rsid w:val="00893339"/>
    <w:rsid w:val="0089399A"/>
    <w:rsid w:val="00894692"/>
    <w:rsid w:val="00894A17"/>
    <w:rsid w:val="00894F51"/>
    <w:rsid w:val="008951A2"/>
    <w:rsid w:val="00895551"/>
    <w:rsid w:val="00895701"/>
    <w:rsid w:val="00895FA9"/>
    <w:rsid w:val="00897A38"/>
    <w:rsid w:val="00897B0E"/>
    <w:rsid w:val="00897D5B"/>
    <w:rsid w:val="00897EB3"/>
    <w:rsid w:val="008A0973"/>
    <w:rsid w:val="008A09E0"/>
    <w:rsid w:val="008A1363"/>
    <w:rsid w:val="008A159A"/>
    <w:rsid w:val="008A19E7"/>
    <w:rsid w:val="008A1E57"/>
    <w:rsid w:val="008A20B3"/>
    <w:rsid w:val="008A26F3"/>
    <w:rsid w:val="008A29DC"/>
    <w:rsid w:val="008A2F04"/>
    <w:rsid w:val="008A347E"/>
    <w:rsid w:val="008A435F"/>
    <w:rsid w:val="008A43FA"/>
    <w:rsid w:val="008A4539"/>
    <w:rsid w:val="008A48AD"/>
    <w:rsid w:val="008A4C8A"/>
    <w:rsid w:val="008A5153"/>
    <w:rsid w:val="008A542A"/>
    <w:rsid w:val="008A579A"/>
    <w:rsid w:val="008A57BA"/>
    <w:rsid w:val="008A5C2C"/>
    <w:rsid w:val="008A65AC"/>
    <w:rsid w:val="008A65C4"/>
    <w:rsid w:val="008A68FB"/>
    <w:rsid w:val="008A6DD7"/>
    <w:rsid w:val="008A6FAE"/>
    <w:rsid w:val="008A794E"/>
    <w:rsid w:val="008A7BC8"/>
    <w:rsid w:val="008A7D35"/>
    <w:rsid w:val="008B060A"/>
    <w:rsid w:val="008B08A8"/>
    <w:rsid w:val="008B0970"/>
    <w:rsid w:val="008B1507"/>
    <w:rsid w:val="008B1D61"/>
    <w:rsid w:val="008B2FF1"/>
    <w:rsid w:val="008B307D"/>
    <w:rsid w:val="008B3B9C"/>
    <w:rsid w:val="008B3F91"/>
    <w:rsid w:val="008B4D7F"/>
    <w:rsid w:val="008B519C"/>
    <w:rsid w:val="008B583A"/>
    <w:rsid w:val="008B5AF0"/>
    <w:rsid w:val="008B5E25"/>
    <w:rsid w:val="008B61A3"/>
    <w:rsid w:val="008B6230"/>
    <w:rsid w:val="008B6A75"/>
    <w:rsid w:val="008B6C2A"/>
    <w:rsid w:val="008B6E47"/>
    <w:rsid w:val="008B76AE"/>
    <w:rsid w:val="008B7ABE"/>
    <w:rsid w:val="008C0FEF"/>
    <w:rsid w:val="008C1385"/>
    <w:rsid w:val="008C18E0"/>
    <w:rsid w:val="008C1D50"/>
    <w:rsid w:val="008C1F0C"/>
    <w:rsid w:val="008C232D"/>
    <w:rsid w:val="008C29E7"/>
    <w:rsid w:val="008C2EE4"/>
    <w:rsid w:val="008C41E3"/>
    <w:rsid w:val="008C4A57"/>
    <w:rsid w:val="008C5B5B"/>
    <w:rsid w:val="008C5BA8"/>
    <w:rsid w:val="008C618C"/>
    <w:rsid w:val="008C624E"/>
    <w:rsid w:val="008C6575"/>
    <w:rsid w:val="008C67A5"/>
    <w:rsid w:val="008C6A40"/>
    <w:rsid w:val="008C7376"/>
    <w:rsid w:val="008C791B"/>
    <w:rsid w:val="008C79A4"/>
    <w:rsid w:val="008C7E7E"/>
    <w:rsid w:val="008D0192"/>
    <w:rsid w:val="008D1C6C"/>
    <w:rsid w:val="008D1E7E"/>
    <w:rsid w:val="008D257C"/>
    <w:rsid w:val="008D35BE"/>
    <w:rsid w:val="008D39CA"/>
    <w:rsid w:val="008D3BC9"/>
    <w:rsid w:val="008D4228"/>
    <w:rsid w:val="008D4341"/>
    <w:rsid w:val="008D47F5"/>
    <w:rsid w:val="008D4848"/>
    <w:rsid w:val="008D4D50"/>
    <w:rsid w:val="008D4F2E"/>
    <w:rsid w:val="008D5526"/>
    <w:rsid w:val="008D5673"/>
    <w:rsid w:val="008D5C8E"/>
    <w:rsid w:val="008D5D30"/>
    <w:rsid w:val="008D69E5"/>
    <w:rsid w:val="008D6E1F"/>
    <w:rsid w:val="008D6FE0"/>
    <w:rsid w:val="008D749D"/>
    <w:rsid w:val="008D7527"/>
    <w:rsid w:val="008E0204"/>
    <w:rsid w:val="008E08A3"/>
    <w:rsid w:val="008E09A2"/>
    <w:rsid w:val="008E1CED"/>
    <w:rsid w:val="008E211A"/>
    <w:rsid w:val="008E2321"/>
    <w:rsid w:val="008E2623"/>
    <w:rsid w:val="008E2B4C"/>
    <w:rsid w:val="008E2CEA"/>
    <w:rsid w:val="008E34C7"/>
    <w:rsid w:val="008E3AE8"/>
    <w:rsid w:val="008E46D8"/>
    <w:rsid w:val="008E46FC"/>
    <w:rsid w:val="008E52EA"/>
    <w:rsid w:val="008E5AB0"/>
    <w:rsid w:val="008E6515"/>
    <w:rsid w:val="008E679A"/>
    <w:rsid w:val="008E6A07"/>
    <w:rsid w:val="008E6D44"/>
    <w:rsid w:val="008E7BEA"/>
    <w:rsid w:val="008E7D2F"/>
    <w:rsid w:val="008E7F1C"/>
    <w:rsid w:val="008E7FF1"/>
    <w:rsid w:val="008F0EE9"/>
    <w:rsid w:val="008F16CC"/>
    <w:rsid w:val="008F17A7"/>
    <w:rsid w:val="008F1B7C"/>
    <w:rsid w:val="008F1D9E"/>
    <w:rsid w:val="008F228B"/>
    <w:rsid w:val="008F26E4"/>
    <w:rsid w:val="008F2F52"/>
    <w:rsid w:val="008F37C7"/>
    <w:rsid w:val="008F3CAA"/>
    <w:rsid w:val="008F3E00"/>
    <w:rsid w:val="008F452D"/>
    <w:rsid w:val="008F5A46"/>
    <w:rsid w:val="008F5B74"/>
    <w:rsid w:val="008F5F2B"/>
    <w:rsid w:val="008F6109"/>
    <w:rsid w:val="008F677F"/>
    <w:rsid w:val="008F67AA"/>
    <w:rsid w:val="008F69DC"/>
    <w:rsid w:val="008F6B5A"/>
    <w:rsid w:val="008F6E29"/>
    <w:rsid w:val="008F73DD"/>
    <w:rsid w:val="008F76BB"/>
    <w:rsid w:val="008F76F2"/>
    <w:rsid w:val="0090041D"/>
    <w:rsid w:val="00901083"/>
    <w:rsid w:val="009016A6"/>
    <w:rsid w:val="00902157"/>
    <w:rsid w:val="0090232D"/>
    <w:rsid w:val="00902346"/>
    <w:rsid w:val="009023CD"/>
    <w:rsid w:val="00902935"/>
    <w:rsid w:val="00903EB5"/>
    <w:rsid w:val="00904E7E"/>
    <w:rsid w:val="00904F1E"/>
    <w:rsid w:val="00905536"/>
    <w:rsid w:val="009056FF"/>
    <w:rsid w:val="00905CCE"/>
    <w:rsid w:val="00906035"/>
    <w:rsid w:val="009070FB"/>
    <w:rsid w:val="0091007C"/>
    <w:rsid w:val="00910538"/>
    <w:rsid w:val="00910999"/>
    <w:rsid w:val="00910A98"/>
    <w:rsid w:val="00911115"/>
    <w:rsid w:val="0091170E"/>
    <w:rsid w:val="00912376"/>
    <w:rsid w:val="00912522"/>
    <w:rsid w:val="0091254A"/>
    <w:rsid w:val="0091295F"/>
    <w:rsid w:val="00912A5C"/>
    <w:rsid w:val="00912B16"/>
    <w:rsid w:val="0091321C"/>
    <w:rsid w:val="0091336A"/>
    <w:rsid w:val="00913AA7"/>
    <w:rsid w:val="00913CA5"/>
    <w:rsid w:val="00915597"/>
    <w:rsid w:val="00915C76"/>
    <w:rsid w:val="00915F5D"/>
    <w:rsid w:val="009162F2"/>
    <w:rsid w:val="00916505"/>
    <w:rsid w:val="00916B84"/>
    <w:rsid w:val="00916E69"/>
    <w:rsid w:val="00916E6B"/>
    <w:rsid w:val="00916E7C"/>
    <w:rsid w:val="00917289"/>
    <w:rsid w:val="009200D9"/>
    <w:rsid w:val="009201E6"/>
    <w:rsid w:val="00920448"/>
    <w:rsid w:val="0092071A"/>
    <w:rsid w:val="009207A8"/>
    <w:rsid w:val="00920CB9"/>
    <w:rsid w:val="009211C2"/>
    <w:rsid w:val="00921B86"/>
    <w:rsid w:val="0092319A"/>
    <w:rsid w:val="00923C5A"/>
    <w:rsid w:val="00923EC8"/>
    <w:rsid w:val="00923F79"/>
    <w:rsid w:val="00924282"/>
    <w:rsid w:val="00924C7E"/>
    <w:rsid w:val="009255B1"/>
    <w:rsid w:val="00925A01"/>
    <w:rsid w:val="0092644C"/>
    <w:rsid w:val="0092681F"/>
    <w:rsid w:val="009272C2"/>
    <w:rsid w:val="0092731D"/>
    <w:rsid w:val="0092795B"/>
    <w:rsid w:val="00927C78"/>
    <w:rsid w:val="00927F45"/>
    <w:rsid w:val="00927FF1"/>
    <w:rsid w:val="009303AD"/>
    <w:rsid w:val="0093045E"/>
    <w:rsid w:val="00930A38"/>
    <w:rsid w:val="00930B99"/>
    <w:rsid w:val="00930DCF"/>
    <w:rsid w:val="00931E00"/>
    <w:rsid w:val="00932001"/>
    <w:rsid w:val="0093257A"/>
    <w:rsid w:val="0093261C"/>
    <w:rsid w:val="009328C9"/>
    <w:rsid w:val="00933564"/>
    <w:rsid w:val="00933905"/>
    <w:rsid w:val="0093391D"/>
    <w:rsid w:val="00933D8C"/>
    <w:rsid w:val="00933F1A"/>
    <w:rsid w:val="00934A22"/>
    <w:rsid w:val="00934B46"/>
    <w:rsid w:val="00934F3B"/>
    <w:rsid w:val="009353EB"/>
    <w:rsid w:val="00935BC9"/>
    <w:rsid w:val="00935FA6"/>
    <w:rsid w:val="009363C1"/>
    <w:rsid w:val="00936EA1"/>
    <w:rsid w:val="00937141"/>
    <w:rsid w:val="0093771C"/>
    <w:rsid w:val="00937CE6"/>
    <w:rsid w:val="00937F4C"/>
    <w:rsid w:val="00940220"/>
    <w:rsid w:val="009406B1"/>
    <w:rsid w:val="00940831"/>
    <w:rsid w:val="009408D1"/>
    <w:rsid w:val="00941429"/>
    <w:rsid w:val="00941536"/>
    <w:rsid w:val="00941689"/>
    <w:rsid w:val="00941FFC"/>
    <w:rsid w:val="009424CD"/>
    <w:rsid w:val="00943C56"/>
    <w:rsid w:val="00943DA1"/>
    <w:rsid w:val="00943F45"/>
    <w:rsid w:val="009440C3"/>
    <w:rsid w:val="0094432E"/>
    <w:rsid w:val="00944464"/>
    <w:rsid w:val="0094453E"/>
    <w:rsid w:val="009447C8"/>
    <w:rsid w:val="00944D7D"/>
    <w:rsid w:val="00945211"/>
    <w:rsid w:val="009461B8"/>
    <w:rsid w:val="0094647C"/>
    <w:rsid w:val="0094662F"/>
    <w:rsid w:val="00946852"/>
    <w:rsid w:val="00946F29"/>
    <w:rsid w:val="00946FAD"/>
    <w:rsid w:val="009478ED"/>
    <w:rsid w:val="00947C14"/>
    <w:rsid w:val="009503CE"/>
    <w:rsid w:val="009507E2"/>
    <w:rsid w:val="00950F1B"/>
    <w:rsid w:val="0095147B"/>
    <w:rsid w:val="009515C6"/>
    <w:rsid w:val="0095193F"/>
    <w:rsid w:val="00951995"/>
    <w:rsid w:val="00951E83"/>
    <w:rsid w:val="009529F9"/>
    <w:rsid w:val="00952B94"/>
    <w:rsid w:val="0095306F"/>
    <w:rsid w:val="009538B2"/>
    <w:rsid w:val="00953C58"/>
    <w:rsid w:val="0095430A"/>
    <w:rsid w:val="00954E1E"/>
    <w:rsid w:val="009552E4"/>
    <w:rsid w:val="0095557A"/>
    <w:rsid w:val="0095571D"/>
    <w:rsid w:val="00955856"/>
    <w:rsid w:val="00955930"/>
    <w:rsid w:val="00955ABB"/>
    <w:rsid w:val="00955B96"/>
    <w:rsid w:val="009566B9"/>
    <w:rsid w:val="00956CC1"/>
    <w:rsid w:val="00956ED1"/>
    <w:rsid w:val="009602A7"/>
    <w:rsid w:val="00960392"/>
    <w:rsid w:val="00961309"/>
    <w:rsid w:val="00961FB7"/>
    <w:rsid w:val="009622D8"/>
    <w:rsid w:val="0096284C"/>
    <w:rsid w:val="00962D67"/>
    <w:rsid w:val="009634C3"/>
    <w:rsid w:val="00963E23"/>
    <w:rsid w:val="0096436E"/>
    <w:rsid w:val="009644FA"/>
    <w:rsid w:val="0096487F"/>
    <w:rsid w:val="00964DC0"/>
    <w:rsid w:val="00965293"/>
    <w:rsid w:val="00965382"/>
    <w:rsid w:val="00965389"/>
    <w:rsid w:val="009655D9"/>
    <w:rsid w:val="0096583F"/>
    <w:rsid w:val="0096624C"/>
    <w:rsid w:val="00966F01"/>
    <w:rsid w:val="009675DA"/>
    <w:rsid w:val="0096783C"/>
    <w:rsid w:val="00967C57"/>
    <w:rsid w:val="00967E20"/>
    <w:rsid w:val="00970B20"/>
    <w:rsid w:val="00970C9E"/>
    <w:rsid w:val="00970F80"/>
    <w:rsid w:val="009716C3"/>
    <w:rsid w:val="00971778"/>
    <w:rsid w:val="0097181E"/>
    <w:rsid w:val="00971ACA"/>
    <w:rsid w:val="00971DBB"/>
    <w:rsid w:val="00972E2B"/>
    <w:rsid w:val="00973029"/>
    <w:rsid w:val="009730F7"/>
    <w:rsid w:val="00973660"/>
    <w:rsid w:val="009737AD"/>
    <w:rsid w:val="0097384E"/>
    <w:rsid w:val="00973C95"/>
    <w:rsid w:val="00974678"/>
    <w:rsid w:val="00974A35"/>
    <w:rsid w:val="0097500E"/>
    <w:rsid w:val="00975491"/>
    <w:rsid w:val="0097549A"/>
    <w:rsid w:val="009762F9"/>
    <w:rsid w:val="00976360"/>
    <w:rsid w:val="0097658C"/>
    <w:rsid w:val="00976A61"/>
    <w:rsid w:val="00976B1F"/>
    <w:rsid w:val="00976E5A"/>
    <w:rsid w:val="00976F60"/>
    <w:rsid w:val="00977508"/>
    <w:rsid w:val="009777B2"/>
    <w:rsid w:val="009806CA"/>
    <w:rsid w:val="00980BD9"/>
    <w:rsid w:val="00980D61"/>
    <w:rsid w:val="00981095"/>
    <w:rsid w:val="00981739"/>
    <w:rsid w:val="00982642"/>
    <w:rsid w:val="009827D9"/>
    <w:rsid w:val="0098289F"/>
    <w:rsid w:val="00983275"/>
    <w:rsid w:val="009836B7"/>
    <w:rsid w:val="00983BB6"/>
    <w:rsid w:val="009843BA"/>
    <w:rsid w:val="00984420"/>
    <w:rsid w:val="00984DB2"/>
    <w:rsid w:val="009850F9"/>
    <w:rsid w:val="0098521F"/>
    <w:rsid w:val="009852B3"/>
    <w:rsid w:val="009857BA"/>
    <w:rsid w:val="0098659C"/>
    <w:rsid w:val="00987AFA"/>
    <w:rsid w:val="00987B0C"/>
    <w:rsid w:val="00987C80"/>
    <w:rsid w:val="009900E7"/>
    <w:rsid w:val="0099034F"/>
    <w:rsid w:val="009904D3"/>
    <w:rsid w:val="00990802"/>
    <w:rsid w:val="00990C58"/>
    <w:rsid w:val="00990D37"/>
    <w:rsid w:val="00990F49"/>
    <w:rsid w:val="00991205"/>
    <w:rsid w:val="0099150E"/>
    <w:rsid w:val="009915B3"/>
    <w:rsid w:val="0099193B"/>
    <w:rsid w:val="0099196E"/>
    <w:rsid w:val="00991B90"/>
    <w:rsid w:val="00992053"/>
    <w:rsid w:val="009920A2"/>
    <w:rsid w:val="00992B5B"/>
    <w:rsid w:val="00992F38"/>
    <w:rsid w:val="009931BA"/>
    <w:rsid w:val="00994AEC"/>
    <w:rsid w:val="00994BEF"/>
    <w:rsid w:val="00994BF4"/>
    <w:rsid w:val="00994D01"/>
    <w:rsid w:val="00994FF2"/>
    <w:rsid w:val="0099560B"/>
    <w:rsid w:val="009956B8"/>
    <w:rsid w:val="00995874"/>
    <w:rsid w:val="00995B20"/>
    <w:rsid w:val="00995B28"/>
    <w:rsid w:val="00996208"/>
    <w:rsid w:val="00996450"/>
    <w:rsid w:val="009965FF"/>
    <w:rsid w:val="0099669F"/>
    <w:rsid w:val="009968E9"/>
    <w:rsid w:val="009969E2"/>
    <w:rsid w:val="0099762F"/>
    <w:rsid w:val="009978F6"/>
    <w:rsid w:val="009A06E9"/>
    <w:rsid w:val="009A0801"/>
    <w:rsid w:val="009A10B1"/>
    <w:rsid w:val="009A12A3"/>
    <w:rsid w:val="009A1DE6"/>
    <w:rsid w:val="009A297C"/>
    <w:rsid w:val="009A299E"/>
    <w:rsid w:val="009A302F"/>
    <w:rsid w:val="009A365B"/>
    <w:rsid w:val="009A3770"/>
    <w:rsid w:val="009A3834"/>
    <w:rsid w:val="009A3B79"/>
    <w:rsid w:val="009A4D95"/>
    <w:rsid w:val="009A6437"/>
    <w:rsid w:val="009A6DB2"/>
    <w:rsid w:val="009A6E3C"/>
    <w:rsid w:val="009A7113"/>
    <w:rsid w:val="009A725F"/>
    <w:rsid w:val="009A7749"/>
    <w:rsid w:val="009A7C57"/>
    <w:rsid w:val="009A7CDD"/>
    <w:rsid w:val="009A7E05"/>
    <w:rsid w:val="009B0254"/>
    <w:rsid w:val="009B06E6"/>
    <w:rsid w:val="009B0ADC"/>
    <w:rsid w:val="009B1DFF"/>
    <w:rsid w:val="009B27A3"/>
    <w:rsid w:val="009B27AF"/>
    <w:rsid w:val="009B2961"/>
    <w:rsid w:val="009B2BED"/>
    <w:rsid w:val="009B4212"/>
    <w:rsid w:val="009B4C67"/>
    <w:rsid w:val="009B4EBA"/>
    <w:rsid w:val="009B50E1"/>
    <w:rsid w:val="009B569A"/>
    <w:rsid w:val="009B59DF"/>
    <w:rsid w:val="009B5F2D"/>
    <w:rsid w:val="009B64BA"/>
    <w:rsid w:val="009B6D11"/>
    <w:rsid w:val="009B6D59"/>
    <w:rsid w:val="009B7028"/>
    <w:rsid w:val="009B728B"/>
    <w:rsid w:val="009B7668"/>
    <w:rsid w:val="009C0392"/>
    <w:rsid w:val="009C060F"/>
    <w:rsid w:val="009C118D"/>
    <w:rsid w:val="009C11AB"/>
    <w:rsid w:val="009C1CDF"/>
    <w:rsid w:val="009C1DB4"/>
    <w:rsid w:val="009C3B08"/>
    <w:rsid w:val="009C3DC3"/>
    <w:rsid w:val="009C4661"/>
    <w:rsid w:val="009C4DFD"/>
    <w:rsid w:val="009C51A8"/>
    <w:rsid w:val="009C53DD"/>
    <w:rsid w:val="009C564A"/>
    <w:rsid w:val="009C580D"/>
    <w:rsid w:val="009C6243"/>
    <w:rsid w:val="009C65F3"/>
    <w:rsid w:val="009C68EF"/>
    <w:rsid w:val="009C6E00"/>
    <w:rsid w:val="009C717D"/>
    <w:rsid w:val="009C7B05"/>
    <w:rsid w:val="009D0320"/>
    <w:rsid w:val="009D0F91"/>
    <w:rsid w:val="009D1374"/>
    <w:rsid w:val="009D13CA"/>
    <w:rsid w:val="009D13D1"/>
    <w:rsid w:val="009D167D"/>
    <w:rsid w:val="009D1692"/>
    <w:rsid w:val="009D204B"/>
    <w:rsid w:val="009D4098"/>
    <w:rsid w:val="009D4246"/>
    <w:rsid w:val="009D4980"/>
    <w:rsid w:val="009D4E0F"/>
    <w:rsid w:val="009D6F20"/>
    <w:rsid w:val="009D72C4"/>
    <w:rsid w:val="009D730E"/>
    <w:rsid w:val="009D73BA"/>
    <w:rsid w:val="009D7692"/>
    <w:rsid w:val="009E0B7E"/>
    <w:rsid w:val="009E1BA0"/>
    <w:rsid w:val="009E2437"/>
    <w:rsid w:val="009E25F6"/>
    <w:rsid w:val="009E3081"/>
    <w:rsid w:val="009E3833"/>
    <w:rsid w:val="009E3F03"/>
    <w:rsid w:val="009E4978"/>
    <w:rsid w:val="009E4998"/>
    <w:rsid w:val="009E52A3"/>
    <w:rsid w:val="009E52BE"/>
    <w:rsid w:val="009E589D"/>
    <w:rsid w:val="009E5A44"/>
    <w:rsid w:val="009E6020"/>
    <w:rsid w:val="009E61C5"/>
    <w:rsid w:val="009E6F86"/>
    <w:rsid w:val="009E7322"/>
    <w:rsid w:val="009E76A5"/>
    <w:rsid w:val="009E7B97"/>
    <w:rsid w:val="009E7C93"/>
    <w:rsid w:val="009F00A1"/>
    <w:rsid w:val="009F061C"/>
    <w:rsid w:val="009F0A9E"/>
    <w:rsid w:val="009F0E52"/>
    <w:rsid w:val="009F1E75"/>
    <w:rsid w:val="009F241F"/>
    <w:rsid w:val="009F247A"/>
    <w:rsid w:val="009F29ED"/>
    <w:rsid w:val="009F2B02"/>
    <w:rsid w:val="009F360D"/>
    <w:rsid w:val="009F37CB"/>
    <w:rsid w:val="009F3913"/>
    <w:rsid w:val="009F3A00"/>
    <w:rsid w:val="009F3A61"/>
    <w:rsid w:val="009F48A3"/>
    <w:rsid w:val="009F5020"/>
    <w:rsid w:val="009F53AC"/>
    <w:rsid w:val="009F5456"/>
    <w:rsid w:val="009F54C6"/>
    <w:rsid w:val="009F54FA"/>
    <w:rsid w:val="009F5F38"/>
    <w:rsid w:val="009F5F78"/>
    <w:rsid w:val="009F6150"/>
    <w:rsid w:val="009F628C"/>
    <w:rsid w:val="009F65EC"/>
    <w:rsid w:val="009F68EA"/>
    <w:rsid w:val="009F70EA"/>
    <w:rsid w:val="009F73E3"/>
    <w:rsid w:val="009F7F16"/>
    <w:rsid w:val="00A00409"/>
    <w:rsid w:val="00A01A86"/>
    <w:rsid w:val="00A01B9F"/>
    <w:rsid w:val="00A027C3"/>
    <w:rsid w:val="00A02BAF"/>
    <w:rsid w:val="00A02F6B"/>
    <w:rsid w:val="00A0307D"/>
    <w:rsid w:val="00A0370B"/>
    <w:rsid w:val="00A044E6"/>
    <w:rsid w:val="00A04724"/>
    <w:rsid w:val="00A04B22"/>
    <w:rsid w:val="00A04BBC"/>
    <w:rsid w:val="00A0524C"/>
    <w:rsid w:val="00A055C5"/>
    <w:rsid w:val="00A064A1"/>
    <w:rsid w:val="00A066E9"/>
    <w:rsid w:val="00A06908"/>
    <w:rsid w:val="00A0694D"/>
    <w:rsid w:val="00A06E01"/>
    <w:rsid w:val="00A072F9"/>
    <w:rsid w:val="00A07AB3"/>
    <w:rsid w:val="00A110FA"/>
    <w:rsid w:val="00A11133"/>
    <w:rsid w:val="00A1137C"/>
    <w:rsid w:val="00A1165E"/>
    <w:rsid w:val="00A11933"/>
    <w:rsid w:val="00A12064"/>
    <w:rsid w:val="00A12602"/>
    <w:rsid w:val="00A12DC2"/>
    <w:rsid w:val="00A12DEC"/>
    <w:rsid w:val="00A13175"/>
    <w:rsid w:val="00A133FF"/>
    <w:rsid w:val="00A137B8"/>
    <w:rsid w:val="00A13D04"/>
    <w:rsid w:val="00A14B3A"/>
    <w:rsid w:val="00A14D66"/>
    <w:rsid w:val="00A15575"/>
    <w:rsid w:val="00A15E79"/>
    <w:rsid w:val="00A1654D"/>
    <w:rsid w:val="00A16BBA"/>
    <w:rsid w:val="00A2001B"/>
    <w:rsid w:val="00A20495"/>
    <w:rsid w:val="00A20623"/>
    <w:rsid w:val="00A20ADB"/>
    <w:rsid w:val="00A210D7"/>
    <w:rsid w:val="00A21523"/>
    <w:rsid w:val="00A2153E"/>
    <w:rsid w:val="00A2156C"/>
    <w:rsid w:val="00A21930"/>
    <w:rsid w:val="00A21FD1"/>
    <w:rsid w:val="00A22E2C"/>
    <w:rsid w:val="00A231B8"/>
    <w:rsid w:val="00A231E4"/>
    <w:rsid w:val="00A23B26"/>
    <w:rsid w:val="00A24255"/>
    <w:rsid w:val="00A24A44"/>
    <w:rsid w:val="00A24C7E"/>
    <w:rsid w:val="00A25134"/>
    <w:rsid w:val="00A257A8"/>
    <w:rsid w:val="00A25952"/>
    <w:rsid w:val="00A2644B"/>
    <w:rsid w:val="00A27BBD"/>
    <w:rsid w:val="00A27D12"/>
    <w:rsid w:val="00A30155"/>
    <w:rsid w:val="00A30271"/>
    <w:rsid w:val="00A3073C"/>
    <w:rsid w:val="00A30824"/>
    <w:rsid w:val="00A30A19"/>
    <w:rsid w:val="00A3107D"/>
    <w:rsid w:val="00A315F0"/>
    <w:rsid w:val="00A327D6"/>
    <w:rsid w:val="00A32D04"/>
    <w:rsid w:val="00A32D35"/>
    <w:rsid w:val="00A32FE0"/>
    <w:rsid w:val="00A3372D"/>
    <w:rsid w:val="00A33CB2"/>
    <w:rsid w:val="00A33D69"/>
    <w:rsid w:val="00A33E7F"/>
    <w:rsid w:val="00A33F75"/>
    <w:rsid w:val="00A342AE"/>
    <w:rsid w:val="00A345AC"/>
    <w:rsid w:val="00A3463B"/>
    <w:rsid w:val="00A34FEE"/>
    <w:rsid w:val="00A35703"/>
    <w:rsid w:val="00A357A4"/>
    <w:rsid w:val="00A3603B"/>
    <w:rsid w:val="00A366D7"/>
    <w:rsid w:val="00A36AAD"/>
    <w:rsid w:val="00A36CAD"/>
    <w:rsid w:val="00A37268"/>
    <w:rsid w:val="00A376A5"/>
    <w:rsid w:val="00A37E45"/>
    <w:rsid w:val="00A37EB8"/>
    <w:rsid w:val="00A37F54"/>
    <w:rsid w:val="00A40749"/>
    <w:rsid w:val="00A40B08"/>
    <w:rsid w:val="00A40D8A"/>
    <w:rsid w:val="00A4136A"/>
    <w:rsid w:val="00A41FDE"/>
    <w:rsid w:val="00A427AA"/>
    <w:rsid w:val="00A43252"/>
    <w:rsid w:val="00A43714"/>
    <w:rsid w:val="00A44A5D"/>
    <w:rsid w:val="00A44BB4"/>
    <w:rsid w:val="00A452E0"/>
    <w:rsid w:val="00A45EA3"/>
    <w:rsid w:val="00A46096"/>
    <w:rsid w:val="00A46442"/>
    <w:rsid w:val="00A46A9D"/>
    <w:rsid w:val="00A46B16"/>
    <w:rsid w:val="00A46C4C"/>
    <w:rsid w:val="00A47012"/>
    <w:rsid w:val="00A476AE"/>
    <w:rsid w:val="00A47CD2"/>
    <w:rsid w:val="00A5015F"/>
    <w:rsid w:val="00A50382"/>
    <w:rsid w:val="00A506CD"/>
    <w:rsid w:val="00A511FF"/>
    <w:rsid w:val="00A51A96"/>
    <w:rsid w:val="00A51C22"/>
    <w:rsid w:val="00A51D57"/>
    <w:rsid w:val="00A52682"/>
    <w:rsid w:val="00A52DC4"/>
    <w:rsid w:val="00A5309A"/>
    <w:rsid w:val="00A53619"/>
    <w:rsid w:val="00A539B5"/>
    <w:rsid w:val="00A53DB3"/>
    <w:rsid w:val="00A54235"/>
    <w:rsid w:val="00A54329"/>
    <w:rsid w:val="00A5473F"/>
    <w:rsid w:val="00A554A5"/>
    <w:rsid w:val="00A56406"/>
    <w:rsid w:val="00A565C7"/>
    <w:rsid w:val="00A56F1A"/>
    <w:rsid w:val="00A57250"/>
    <w:rsid w:val="00A57409"/>
    <w:rsid w:val="00A576A8"/>
    <w:rsid w:val="00A57BAF"/>
    <w:rsid w:val="00A57CED"/>
    <w:rsid w:val="00A6016D"/>
    <w:rsid w:val="00A60BB2"/>
    <w:rsid w:val="00A6181E"/>
    <w:rsid w:val="00A61BA6"/>
    <w:rsid w:val="00A62206"/>
    <w:rsid w:val="00A62898"/>
    <w:rsid w:val="00A62C8A"/>
    <w:rsid w:val="00A6349C"/>
    <w:rsid w:val="00A636C6"/>
    <w:rsid w:val="00A6448D"/>
    <w:rsid w:val="00A64AB8"/>
    <w:rsid w:val="00A64D58"/>
    <w:rsid w:val="00A657EC"/>
    <w:rsid w:val="00A6582F"/>
    <w:rsid w:val="00A65C6C"/>
    <w:rsid w:val="00A66CC6"/>
    <w:rsid w:val="00A672E9"/>
    <w:rsid w:val="00A67FB4"/>
    <w:rsid w:val="00A7027A"/>
    <w:rsid w:val="00A705FE"/>
    <w:rsid w:val="00A70E21"/>
    <w:rsid w:val="00A717DA"/>
    <w:rsid w:val="00A7237B"/>
    <w:rsid w:val="00A72826"/>
    <w:rsid w:val="00A728BD"/>
    <w:rsid w:val="00A72DD7"/>
    <w:rsid w:val="00A72E33"/>
    <w:rsid w:val="00A73151"/>
    <w:rsid w:val="00A7358D"/>
    <w:rsid w:val="00A73C89"/>
    <w:rsid w:val="00A74342"/>
    <w:rsid w:val="00A75189"/>
    <w:rsid w:val="00A75F72"/>
    <w:rsid w:val="00A76147"/>
    <w:rsid w:val="00A76529"/>
    <w:rsid w:val="00A767C6"/>
    <w:rsid w:val="00A77073"/>
    <w:rsid w:val="00A77993"/>
    <w:rsid w:val="00A77A23"/>
    <w:rsid w:val="00A77C22"/>
    <w:rsid w:val="00A80327"/>
    <w:rsid w:val="00A80404"/>
    <w:rsid w:val="00A80DDA"/>
    <w:rsid w:val="00A80EBF"/>
    <w:rsid w:val="00A815D4"/>
    <w:rsid w:val="00A81636"/>
    <w:rsid w:val="00A818E1"/>
    <w:rsid w:val="00A81B55"/>
    <w:rsid w:val="00A826AA"/>
    <w:rsid w:val="00A82885"/>
    <w:rsid w:val="00A828F3"/>
    <w:rsid w:val="00A829AA"/>
    <w:rsid w:val="00A82A6A"/>
    <w:rsid w:val="00A833CD"/>
    <w:rsid w:val="00A833D3"/>
    <w:rsid w:val="00A8359B"/>
    <w:rsid w:val="00A84162"/>
    <w:rsid w:val="00A8436E"/>
    <w:rsid w:val="00A843A7"/>
    <w:rsid w:val="00A846D0"/>
    <w:rsid w:val="00A848CF"/>
    <w:rsid w:val="00A84AD7"/>
    <w:rsid w:val="00A851A1"/>
    <w:rsid w:val="00A85C6F"/>
    <w:rsid w:val="00A86112"/>
    <w:rsid w:val="00A86859"/>
    <w:rsid w:val="00A86CBB"/>
    <w:rsid w:val="00A86CEE"/>
    <w:rsid w:val="00A86E81"/>
    <w:rsid w:val="00A87854"/>
    <w:rsid w:val="00A90BAC"/>
    <w:rsid w:val="00A90BBF"/>
    <w:rsid w:val="00A90DCE"/>
    <w:rsid w:val="00A9123F"/>
    <w:rsid w:val="00A918B7"/>
    <w:rsid w:val="00A923C2"/>
    <w:rsid w:val="00A92688"/>
    <w:rsid w:val="00A92B0E"/>
    <w:rsid w:val="00A92E1D"/>
    <w:rsid w:val="00A939A1"/>
    <w:rsid w:val="00A93CC5"/>
    <w:rsid w:val="00A9419E"/>
    <w:rsid w:val="00A9458D"/>
    <w:rsid w:val="00A945D4"/>
    <w:rsid w:val="00A9478D"/>
    <w:rsid w:val="00A94D32"/>
    <w:rsid w:val="00A95870"/>
    <w:rsid w:val="00A96983"/>
    <w:rsid w:val="00A9725C"/>
    <w:rsid w:val="00A97D31"/>
    <w:rsid w:val="00AA04E8"/>
    <w:rsid w:val="00AA05A6"/>
    <w:rsid w:val="00AA0B59"/>
    <w:rsid w:val="00AA14B0"/>
    <w:rsid w:val="00AA2527"/>
    <w:rsid w:val="00AA2955"/>
    <w:rsid w:val="00AA2A45"/>
    <w:rsid w:val="00AA2FE3"/>
    <w:rsid w:val="00AA3337"/>
    <w:rsid w:val="00AA335F"/>
    <w:rsid w:val="00AA3BE8"/>
    <w:rsid w:val="00AA4187"/>
    <w:rsid w:val="00AA43AF"/>
    <w:rsid w:val="00AA4F07"/>
    <w:rsid w:val="00AA5068"/>
    <w:rsid w:val="00AA5BD3"/>
    <w:rsid w:val="00AA6044"/>
    <w:rsid w:val="00AA60DE"/>
    <w:rsid w:val="00AA6361"/>
    <w:rsid w:val="00AA6CB8"/>
    <w:rsid w:val="00AA79E1"/>
    <w:rsid w:val="00AB03E1"/>
    <w:rsid w:val="00AB0A82"/>
    <w:rsid w:val="00AB10A4"/>
    <w:rsid w:val="00AB1134"/>
    <w:rsid w:val="00AB14CF"/>
    <w:rsid w:val="00AB20D5"/>
    <w:rsid w:val="00AB2469"/>
    <w:rsid w:val="00AB2778"/>
    <w:rsid w:val="00AB27FC"/>
    <w:rsid w:val="00AB2927"/>
    <w:rsid w:val="00AB2AE8"/>
    <w:rsid w:val="00AB2EB6"/>
    <w:rsid w:val="00AB421B"/>
    <w:rsid w:val="00AB47FF"/>
    <w:rsid w:val="00AB555E"/>
    <w:rsid w:val="00AB57D3"/>
    <w:rsid w:val="00AB5C48"/>
    <w:rsid w:val="00AB5D16"/>
    <w:rsid w:val="00AB6DF7"/>
    <w:rsid w:val="00AB776B"/>
    <w:rsid w:val="00AB77D7"/>
    <w:rsid w:val="00AB7DCA"/>
    <w:rsid w:val="00AC01EA"/>
    <w:rsid w:val="00AC082B"/>
    <w:rsid w:val="00AC0B38"/>
    <w:rsid w:val="00AC0D83"/>
    <w:rsid w:val="00AC0EE7"/>
    <w:rsid w:val="00AC1033"/>
    <w:rsid w:val="00AC11C7"/>
    <w:rsid w:val="00AC1793"/>
    <w:rsid w:val="00AC18E6"/>
    <w:rsid w:val="00AC1963"/>
    <w:rsid w:val="00AC1F2A"/>
    <w:rsid w:val="00AC2980"/>
    <w:rsid w:val="00AC2D6E"/>
    <w:rsid w:val="00AC3BAB"/>
    <w:rsid w:val="00AC3DD8"/>
    <w:rsid w:val="00AC3DDD"/>
    <w:rsid w:val="00AC43F9"/>
    <w:rsid w:val="00AC4D5E"/>
    <w:rsid w:val="00AC55FB"/>
    <w:rsid w:val="00AC5962"/>
    <w:rsid w:val="00AC5E35"/>
    <w:rsid w:val="00AC653D"/>
    <w:rsid w:val="00AC6C25"/>
    <w:rsid w:val="00AC70CC"/>
    <w:rsid w:val="00AC76F5"/>
    <w:rsid w:val="00AD0515"/>
    <w:rsid w:val="00AD0633"/>
    <w:rsid w:val="00AD08B8"/>
    <w:rsid w:val="00AD0B1A"/>
    <w:rsid w:val="00AD0ED0"/>
    <w:rsid w:val="00AD107A"/>
    <w:rsid w:val="00AD121D"/>
    <w:rsid w:val="00AD1C82"/>
    <w:rsid w:val="00AD1DA8"/>
    <w:rsid w:val="00AD2199"/>
    <w:rsid w:val="00AD253C"/>
    <w:rsid w:val="00AD2AF0"/>
    <w:rsid w:val="00AD2CA0"/>
    <w:rsid w:val="00AD2E19"/>
    <w:rsid w:val="00AD328F"/>
    <w:rsid w:val="00AD3380"/>
    <w:rsid w:val="00AD351A"/>
    <w:rsid w:val="00AD3EDF"/>
    <w:rsid w:val="00AD46D6"/>
    <w:rsid w:val="00AD49C0"/>
    <w:rsid w:val="00AD4C97"/>
    <w:rsid w:val="00AD4F27"/>
    <w:rsid w:val="00AD52C6"/>
    <w:rsid w:val="00AD5427"/>
    <w:rsid w:val="00AD5D83"/>
    <w:rsid w:val="00AD6AE4"/>
    <w:rsid w:val="00AD6B23"/>
    <w:rsid w:val="00AD74D0"/>
    <w:rsid w:val="00AD76B6"/>
    <w:rsid w:val="00AE0E9D"/>
    <w:rsid w:val="00AE110E"/>
    <w:rsid w:val="00AE127F"/>
    <w:rsid w:val="00AE17EF"/>
    <w:rsid w:val="00AE1C9B"/>
    <w:rsid w:val="00AE2117"/>
    <w:rsid w:val="00AE33AD"/>
    <w:rsid w:val="00AE3407"/>
    <w:rsid w:val="00AE357B"/>
    <w:rsid w:val="00AE3D47"/>
    <w:rsid w:val="00AE4FD1"/>
    <w:rsid w:val="00AE5532"/>
    <w:rsid w:val="00AE5B19"/>
    <w:rsid w:val="00AE696B"/>
    <w:rsid w:val="00AF0B66"/>
    <w:rsid w:val="00AF0BD6"/>
    <w:rsid w:val="00AF1498"/>
    <w:rsid w:val="00AF1915"/>
    <w:rsid w:val="00AF1A90"/>
    <w:rsid w:val="00AF1ED6"/>
    <w:rsid w:val="00AF2041"/>
    <w:rsid w:val="00AF23EA"/>
    <w:rsid w:val="00AF3316"/>
    <w:rsid w:val="00AF3F95"/>
    <w:rsid w:val="00AF451B"/>
    <w:rsid w:val="00AF4C47"/>
    <w:rsid w:val="00AF5259"/>
    <w:rsid w:val="00AF5B8B"/>
    <w:rsid w:val="00AF6465"/>
    <w:rsid w:val="00AF6703"/>
    <w:rsid w:val="00AF6C48"/>
    <w:rsid w:val="00AF6E3E"/>
    <w:rsid w:val="00AF6EC5"/>
    <w:rsid w:val="00AF7275"/>
    <w:rsid w:val="00AF7673"/>
    <w:rsid w:val="00AF7AD7"/>
    <w:rsid w:val="00AF7BDD"/>
    <w:rsid w:val="00AF7F44"/>
    <w:rsid w:val="00B009FE"/>
    <w:rsid w:val="00B00E9B"/>
    <w:rsid w:val="00B0134A"/>
    <w:rsid w:val="00B01EC3"/>
    <w:rsid w:val="00B01F57"/>
    <w:rsid w:val="00B02365"/>
    <w:rsid w:val="00B025AB"/>
    <w:rsid w:val="00B02F5B"/>
    <w:rsid w:val="00B03933"/>
    <w:rsid w:val="00B03A56"/>
    <w:rsid w:val="00B03F51"/>
    <w:rsid w:val="00B040C8"/>
    <w:rsid w:val="00B0427F"/>
    <w:rsid w:val="00B04CD7"/>
    <w:rsid w:val="00B04E26"/>
    <w:rsid w:val="00B052FA"/>
    <w:rsid w:val="00B05B44"/>
    <w:rsid w:val="00B05CCD"/>
    <w:rsid w:val="00B06372"/>
    <w:rsid w:val="00B065F3"/>
    <w:rsid w:val="00B0728B"/>
    <w:rsid w:val="00B07403"/>
    <w:rsid w:val="00B07458"/>
    <w:rsid w:val="00B0768A"/>
    <w:rsid w:val="00B07BDF"/>
    <w:rsid w:val="00B07FD7"/>
    <w:rsid w:val="00B10074"/>
    <w:rsid w:val="00B10759"/>
    <w:rsid w:val="00B10E7C"/>
    <w:rsid w:val="00B11064"/>
    <w:rsid w:val="00B114FA"/>
    <w:rsid w:val="00B1163A"/>
    <w:rsid w:val="00B121E1"/>
    <w:rsid w:val="00B135A2"/>
    <w:rsid w:val="00B1393D"/>
    <w:rsid w:val="00B14C1C"/>
    <w:rsid w:val="00B150CF"/>
    <w:rsid w:val="00B153A0"/>
    <w:rsid w:val="00B15C28"/>
    <w:rsid w:val="00B165E0"/>
    <w:rsid w:val="00B16A6D"/>
    <w:rsid w:val="00B16B46"/>
    <w:rsid w:val="00B17B67"/>
    <w:rsid w:val="00B21852"/>
    <w:rsid w:val="00B21ED9"/>
    <w:rsid w:val="00B2208D"/>
    <w:rsid w:val="00B23191"/>
    <w:rsid w:val="00B2324F"/>
    <w:rsid w:val="00B236E1"/>
    <w:rsid w:val="00B24050"/>
    <w:rsid w:val="00B24A6D"/>
    <w:rsid w:val="00B24B5F"/>
    <w:rsid w:val="00B24F32"/>
    <w:rsid w:val="00B24F62"/>
    <w:rsid w:val="00B25108"/>
    <w:rsid w:val="00B25703"/>
    <w:rsid w:val="00B25B30"/>
    <w:rsid w:val="00B25C46"/>
    <w:rsid w:val="00B25DDF"/>
    <w:rsid w:val="00B2610D"/>
    <w:rsid w:val="00B2677D"/>
    <w:rsid w:val="00B26934"/>
    <w:rsid w:val="00B26F35"/>
    <w:rsid w:val="00B274BB"/>
    <w:rsid w:val="00B2776E"/>
    <w:rsid w:val="00B27A3D"/>
    <w:rsid w:val="00B27CE1"/>
    <w:rsid w:val="00B300B0"/>
    <w:rsid w:val="00B30FB3"/>
    <w:rsid w:val="00B31DD5"/>
    <w:rsid w:val="00B3202D"/>
    <w:rsid w:val="00B32280"/>
    <w:rsid w:val="00B32655"/>
    <w:rsid w:val="00B32BA9"/>
    <w:rsid w:val="00B32C57"/>
    <w:rsid w:val="00B32FB9"/>
    <w:rsid w:val="00B3321B"/>
    <w:rsid w:val="00B3389F"/>
    <w:rsid w:val="00B3393E"/>
    <w:rsid w:val="00B3401D"/>
    <w:rsid w:val="00B34B7C"/>
    <w:rsid w:val="00B34F45"/>
    <w:rsid w:val="00B353C5"/>
    <w:rsid w:val="00B35692"/>
    <w:rsid w:val="00B35FA5"/>
    <w:rsid w:val="00B36139"/>
    <w:rsid w:val="00B36DA4"/>
    <w:rsid w:val="00B36E75"/>
    <w:rsid w:val="00B36F2D"/>
    <w:rsid w:val="00B37784"/>
    <w:rsid w:val="00B37D04"/>
    <w:rsid w:val="00B37F8B"/>
    <w:rsid w:val="00B40075"/>
    <w:rsid w:val="00B400A1"/>
    <w:rsid w:val="00B404AE"/>
    <w:rsid w:val="00B408F6"/>
    <w:rsid w:val="00B40C0D"/>
    <w:rsid w:val="00B41454"/>
    <w:rsid w:val="00B41658"/>
    <w:rsid w:val="00B42426"/>
    <w:rsid w:val="00B42825"/>
    <w:rsid w:val="00B4294E"/>
    <w:rsid w:val="00B42F2A"/>
    <w:rsid w:val="00B42FAF"/>
    <w:rsid w:val="00B4372F"/>
    <w:rsid w:val="00B43A3D"/>
    <w:rsid w:val="00B44135"/>
    <w:rsid w:val="00B44355"/>
    <w:rsid w:val="00B457D6"/>
    <w:rsid w:val="00B45939"/>
    <w:rsid w:val="00B45A40"/>
    <w:rsid w:val="00B45B7D"/>
    <w:rsid w:val="00B45E1F"/>
    <w:rsid w:val="00B46695"/>
    <w:rsid w:val="00B46EF9"/>
    <w:rsid w:val="00B47081"/>
    <w:rsid w:val="00B477E5"/>
    <w:rsid w:val="00B47944"/>
    <w:rsid w:val="00B479C2"/>
    <w:rsid w:val="00B500D1"/>
    <w:rsid w:val="00B50240"/>
    <w:rsid w:val="00B514FA"/>
    <w:rsid w:val="00B51D87"/>
    <w:rsid w:val="00B521A4"/>
    <w:rsid w:val="00B52443"/>
    <w:rsid w:val="00B52545"/>
    <w:rsid w:val="00B52A76"/>
    <w:rsid w:val="00B52BFE"/>
    <w:rsid w:val="00B52EE7"/>
    <w:rsid w:val="00B53062"/>
    <w:rsid w:val="00B53622"/>
    <w:rsid w:val="00B53D51"/>
    <w:rsid w:val="00B53DFC"/>
    <w:rsid w:val="00B550CD"/>
    <w:rsid w:val="00B55BEF"/>
    <w:rsid w:val="00B56618"/>
    <w:rsid w:val="00B56CA6"/>
    <w:rsid w:val="00B57937"/>
    <w:rsid w:val="00B57A0F"/>
    <w:rsid w:val="00B600FC"/>
    <w:rsid w:val="00B60718"/>
    <w:rsid w:val="00B609BC"/>
    <w:rsid w:val="00B6164F"/>
    <w:rsid w:val="00B61854"/>
    <w:rsid w:val="00B61A64"/>
    <w:rsid w:val="00B61C1B"/>
    <w:rsid w:val="00B61D72"/>
    <w:rsid w:val="00B61DE1"/>
    <w:rsid w:val="00B62139"/>
    <w:rsid w:val="00B64080"/>
    <w:rsid w:val="00B6470B"/>
    <w:rsid w:val="00B64D02"/>
    <w:rsid w:val="00B64D91"/>
    <w:rsid w:val="00B64F8F"/>
    <w:rsid w:val="00B653E0"/>
    <w:rsid w:val="00B65F36"/>
    <w:rsid w:val="00B66B32"/>
    <w:rsid w:val="00B7050F"/>
    <w:rsid w:val="00B70CF4"/>
    <w:rsid w:val="00B712A9"/>
    <w:rsid w:val="00B71F5B"/>
    <w:rsid w:val="00B735B6"/>
    <w:rsid w:val="00B73C80"/>
    <w:rsid w:val="00B7481A"/>
    <w:rsid w:val="00B74D11"/>
    <w:rsid w:val="00B7525E"/>
    <w:rsid w:val="00B752D2"/>
    <w:rsid w:val="00B75320"/>
    <w:rsid w:val="00B75422"/>
    <w:rsid w:val="00B75529"/>
    <w:rsid w:val="00B75C2F"/>
    <w:rsid w:val="00B760BA"/>
    <w:rsid w:val="00B7708A"/>
    <w:rsid w:val="00B7728D"/>
    <w:rsid w:val="00B7740B"/>
    <w:rsid w:val="00B77771"/>
    <w:rsid w:val="00B777CD"/>
    <w:rsid w:val="00B77D85"/>
    <w:rsid w:val="00B77E42"/>
    <w:rsid w:val="00B77FFD"/>
    <w:rsid w:val="00B80522"/>
    <w:rsid w:val="00B806D7"/>
    <w:rsid w:val="00B80899"/>
    <w:rsid w:val="00B80B46"/>
    <w:rsid w:val="00B80F67"/>
    <w:rsid w:val="00B8168C"/>
    <w:rsid w:val="00B81931"/>
    <w:rsid w:val="00B81DF7"/>
    <w:rsid w:val="00B81E96"/>
    <w:rsid w:val="00B821D8"/>
    <w:rsid w:val="00B82523"/>
    <w:rsid w:val="00B828E4"/>
    <w:rsid w:val="00B83479"/>
    <w:rsid w:val="00B8425B"/>
    <w:rsid w:val="00B8460F"/>
    <w:rsid w:val="00B8461A"/>
    <w:rsid w:val="00B847AE"/>
    <w:rsid w:val="00B84F32"/>
    <w:rsid w:val="00B8534C"/>
    <w:rsid w:val="00B854D2"/>
    <w:rsid w:val="00B85694"/>
    <w:rsid w:val="00B86317"/>
    <w:rsid w:val="00B86517"/>
    <w:rsid w:val="00B867E7"/>
    <w:rsid w:val="00B87219"/>
    <w:rsid w:val="00B8792C"/>
    <w:rsid w:val="00B87DB8"/>
    <w:rsid w:val="00B903CB"/>
    <w:rsid w:val="00B904D4"/>
    <w:rsid w:val="00B905B6"/>
    <w:rsid w:val="00B9063B"/>
    <w:rsid w:val="00B90D65"/>
    <w:rsid w:val="00B90E56"/>
    <w:rsid w:val="00B9192A"/>
    <w:rsid w:val="00B91C2D"/>
    <w:rsid w:val="00B92104"/>
    <w:rsid w:val="00B92161"/>
    <w:rsid w:val="00B9218C"/>
    <w:rsid w:val="00B9230B"/>
    <w:rsid w:val="00B92BF6"/>
    <w:rsid w:val="00B92D25"/>
    <w:rsid w:val="00B92DEF"/>
    <w:rsid w:val="00B92E77"/>
    <w:rsid w:val="00B9307D"/>
    <w:rsid w:val="00B9368A"/>
    <w:rsid w:val="00B93BF0"/>
    <w:rsid w:val="00B94765"/>
    <w:rsid w:val="00B94E57"/>
    <w:rsid w:val="00B95AEF"/>
    <w:rsid w:val="00B95B00"/>
    <w:rsid w:val="00B95B41"/>
    <w:rsid w:val="00B96454"/>
    <w:rsid w:val="00B96924"/>
    <w:rsid w:val="00B979CD"/>
    <w:rsid w:val="00BA003A"/>
    <w:rsid w:val="00BA060A"/>
    <w:rsid w:val="00BA09C4"/>
    <w:rsid w:val="00BA0AAA"/>
    <w:rsid w:val="00BA0D6A"/>
    <w:rsid w:val="00BA1706"/>
    <w:rsid w:val="00BA1B97"/>
    <w:rsid w:val="00BA1C66"/>
    <w:rsid w:val="00BA1CAD"/>
    <w:rsid w:val="00BA2143"/>
    <w:rsid w:val="00BA2AFD"/>
    <w:rsid w:val="00BA2ECD"/>
    <w:rsid w:val="00BA2F46"/>
    <w:rsid w:val="00BA2FE0"/>
    <w:rsid w:val="00BA323A"/>
    <w:rsid w:val="00BA392E"/>
    <w:rsid w:val="00BA3A4A"/>
    <w:rsid w:val="00BA3B4E"/>
    <w:rsid w:val="00BA40A6"/>
    <w:rsid w:val="00BA4654"/>
    <w:rsid w:val="00BA4967"/>
    <w:rsid w:val="00BA59C5"/>
    <w:rsid w:val="00BA678D"/>
    <w:rsid w:val="00BA76BA"/>
    <w:rsid w:val="00BA76FD"/>
    <w:rsid w:val="00BA7781"/>
    <w:rsid w:val="00BA7D35"/>
    <w:rsid w:val="00BB0093"/>
    <w:rsid w:val="00BB0348"/>
    <w:rsid w:val="00BB036C"/>
    <w:rsid w:val="00BB08CD"/>
    <w:rsid w:val="00BB122B"/>
    <w:rsid w:val="00BB169C"/>
    <w:rsid w:val="00BB289C"/>
    <w:rsid w:val="00BB378E"/>
    <w:rsid w:val="00BB3B3B"/>
    <w:rsid w:val="00BB3CA8"/>
    <w:rsid w:val="00BB42B9"/>
    <w:rsid w:val="00BB49FD"/>
    <w:rsid w:val="00BB4BFA"/>
    <w:rsid w:val="00BB4CAD"/>
    <w:rsid w:val="00BB5CBE"/>
    <w:rsid w:val="00BB5DC3"/>
    <w:rsid w:val="00BB72D9"/>
    <w:rsid w:val="00BB7996"/>
    <w:rsid w:val="00BB7DF5"/>
    <w:rsid w:val="00BC0329"/>
    <w:rsid w:val="00BC04D7"/>
    <w:rsid w:val="00BC109A"/>
    <w:rsid w:val="00BC1925"/>
    <w:rsid w:val="00BC2223"/>
    <w:rsid w:val="00BC276B"/>
    <w:rsid w:val="00BC2C16"/>
    <w:rsid w:val="00BC2D2A"/>
    <w:rsid w:val="00BC2EDC"/>
    <w:rsid w:val="00BC3214"/>
    <w:rsid w:val="00BC3347"/>
    <w:rsid w:val="00BC370F"/>
    <w:rsid w:val="00BC3C25"/>
    <w:rsid w:val="00BC4141"/>
    <w:rsid w:val="00BC4684"/>
    <w:rsid w:val="00BC47C4"/>
    <w:rsid w:val="00BC4E4E"/>
    <w:rsid w:val="00BC5044"/>
    <w:rsid w:val="00BC58FB"/>
    <w:rsid w:val="00BC5D1B"/>
    <w:rsid w:val="00BC631F"/>
    <w:rsid w:val="00BC662C"/>
    <w:rsid w:val="00BC67BE"/>
    <w:rsid w:val="00BC6AC9"/>
    <w:rsid w:val="00BC6D0A"/>
    <w:rsid w:val="00BC7256"/>
    <w:rsid w:val="00BC7646"/>
    <w:rsid w:val="00BC7CAB"/>
    <w:rsid w:val="00BD1373"/>
    <w:rsid w:val="00BD15C5"/>
    <w:rsid w:val="00BD2455"/>
    <w:rsid w:val="00BD2E7B"/>
    <w:rsid w:val="00BD3E13"/>
    <w:rsid w:val="00BD3EE6"/>
    <w:rsid w:val="00BD3F14"/>
    <w:rsid w:val="00BD40AD"/>
    <w:rsid w:val="00BD4C57"/>
    <w:rsid w:val="00BD4D9F"/>
    <w:rsid w:val="00BD5253"/>
    <w:rsid w:val="00BD578B"/>
    <w:rsid w:val="00BD5E2A"/>
    <w:rsid w:val="00BD67D9"/>
    <w:rsid w:val="00BD680E"/>
    <w:rsid w:val="00BD72CB"/>
    <w:rsid w:val="00BD73C3"/>
    <w:rsid w:val="00BD758C"/>
    <w:rsid w:val="00BD7733"/>
    <w:rsid w:val="00BD7A11"/>
    <w:rsid w:val="00BE03A3"/>
    <w:rsid w:val="00BE060F"/>
    <w:rsid w:val="00BE084C"/>
    <w:rsid w:val="00BE0985"/>
    <w:rsid w:val="00BE0A78"/>
    <w:rsid w:val="00BE0E93"/>
    <w:rsid w:val="00BE10F0"/>
    <w:rsid w:val="00BE1AE9"/>
    <w:rsid w:val="00BE1DD0"/>
    <w:rsid w:val="00BE229F"/>
    <w:rsid w:val="00BE26B9"/>
    <w:rsid w:val="00BE26FA"/>
    <w:rsid w:val="00BE2946"/>
    <w:rsid w:val="00BE297E"/>
    <w:rsid w:val="00BE29C6"/>
    <w:rsid w:val="00BE40AE"/>
    <w:rsid w:val="00BE455B"/>
    <w:rsid w:val="00BE4C05"/>
    <w:rsid w:val="00BE55E9"/>
    <w:rsid w:val="00BE581B"/>
    <w:rsid w:val="00BE59B1"/>
    <w:rsid w:val="00BE5E6B"/>
    <w:rsid w:val="00BE6365"/>
    <w:rsid w:val="00BE6509"/>
    <w:rsid w:val="00BE6C62"/>
    <w:rsid w:val="00BE6E49"/>
    <w:rsid w:val="00BE730F"/>
    <w:rsid w:val="00BE7B09"/>
    <w:rsid w:val="00BE7C6E"/>
    <w:rsid w:val="00BF05AC"/>
    <w:rsid w:val="00BF09BD"/>
    <w:rsid w:val="00BF09CA"/>
    <w:rsid w:val="00BF0F34"/>
    <w:rsid w:val="00BF190D"/>
    <w:rsid w:val="00BF1D77"/>
    <w:rsid w:val="00BF1E6E"/>
    <w:rsid w:val="00BF2925"/>
    <w:rsid w:val="00BF302F"/>
    <w:rsid w:val="00BF31D0"/>
    <w:rsid w:val="00BF3A89"/>
    <w:rsid w:val="00BF3FF9"/>
    <w:rsid w:val="00BF42E2"/>
    <w:rsid w:val="00BF570B"/>
    <w:rsid w:val="00BF5845"/>
    <w:rsid w:val="00BF5B9E"/>
    <w:rsid w:val="00BF5FE3"/>
    <w:rsid w:val="00BF6161"/>
    <w:rsid w:val="00BF6654"/>
    <w:rsid w:val="00BF66C6"/>
    <w:rsid w:val="00BF6AE9"/>
    <w:rsid w:val="00BF7AFD"/>
    <w:rsid w:val="00BF7FF3"/>
    <w:rsid w:val="00C001AD"/>
    <w:rsid w:val="00C00255"/>
    <w:rsid w:val="00C013E6"/>
    <w:rsid w:val="00C01573"/>
    <w:rsid w:val="00C015E8"/>
    <w:rsid w:val="00C01675"/>
    <w:rsid w:val="00C0173D"/>
    <w:rsid w:val="00C01B4B"/>
    <w:rsid w:val="00C01D24"/>
    <w:rsid w:val="00C02E91"/>
    <w:rsid w:val="00C03B03"/>
    <w:rsid w:val="00C03C01"/>
    <w:rsid w:val="00C0421E"/>
    <w:rsid w:val="00C04727"/>
    <w:rsid w:val="00C04886"/>
    <w:rsid w:val="00C04DA2"/>
    <w:rsid w:val="00C0503E"/>
    <w:rsid w:val="00C05288"/>
    <w:rsid w:val="00C052B2"/>
    <w:rsid w:val="00C053CC"/>
    <w:rsid w:val="00C059F2"/>
    <w:rsid w:val="00C05D24"/>
    <w:rsid w:val="00C06285"/>
    <w:rsid w:val="00C06895"/>
    <w:rsid w:val="00C06A2D"/>
    <w:rsid w:val="00C06EC6"/>
    <w:rsid w:val="00C076B2"/>
    <w:rsid w:val="00C07FDF"/>
    <w:rsid w:val="00C0E10A"/>
    <w:rsid w:val="00C103C4"/>
    <w:rsid w:val="00C1146D"/>
    <w:rsid w:val="00C11712"/>
    <w:rsid w:val="00C1310F"/>
    <w:rsid w:val="00C13628"/>
    <w:rsid w:val="00C13A21"/>
    <w:rsid w:val="00C14896"/>
    <w:rsid w:val="00C14C77"/>
    <w:rsid w:val="00C14CE8"/>
    <w:rsid w:val="00C154A0"/>
    <w:rsid w:val="00C15890"/>
    <w:rsid w:val="00C1597F"/>
    <w:rsid w:val="00C16173"/>
    <w:rsid w:val="00C162EC"/>
    <w:rsid w:val="00C1669E"/>
    <w:rsid w:val="00C169F5"/>
    <w:rsid w:val="00C16DBE"/>
    <w:rsid w:val="00C16DF8"/>
    <w:rsid w:val="00C1777A"/>
    <w:rsid w:val="00C177DF"/>
    <w:rsid w:val="00C2062D"/>
    <w:rsid w:val="00C20680"/>
    <w:rsid w:val="00C20945"/>
    <w:rsid w:val="00C20DCE"/>
    <w:rsid w:val="00C210E9"/>
    <w:rsid w:val="00C21319"/>
    <w:rsid w:val="00C217C9"/>
    <w:rsid w:val="00C22129"/>
    <w:rsid w:val="00C225E4"/>
    <w:rsid w:val="00C22F08"/>
    <w:rsid w:val="00C23CAC"/>
    <w:rsid w:val="00C24124"/>
    <w:rsid w:val="00C24189"/>
    <w:rsid w:val="00C24785"/>
    <w:rsid w:val="00C24BF4"/>
    <w:rsid w:val="00C2504E"/>
    <w:rsid w:val="00C2543B"/>
    <w:rsid w:val="00C2549E"/>
    <w:rsid w:val="00C256CA"/>
    <w:rsid w:val="00C25C70"/>
    <w:rsid w:val="00C264B0"/>
    <w:rsid w:val="00C269B5"/>
    <w:rsid w:val="00C27BC7"/>
    <w:rsid w:val="00C27CC9"/>
    <w:rsid w:val="00C30001"/>
    <w:rsid w:val="00C303E7"/>
    <w:rsid w:val="00C305A9"/>
    <w:rsid w:val="00C305E8"/>
    <w:rsid w:val="00C32233"/>
    <w:rsid w:val="00C32423"/>
    <w:rsid w:val="00C324EF"/>
    <w:rsid w:val="00C3292A"/>
    <w:rsid w:val="00C33304"/>
    <w:rsid w:val="00C3373B"/>
    <w:rsid w:val="00C33C5A"/>
    <w:rsid w:val="00C33D9F"/>
    <w:rsid w:val="00C3402F"/>
    <w:rsid w:val="00C34031"/>
    <w:rsid w:val="00C34373"/>
    <w:rsid w:val="00C34B29"/>
    <w:rsid w:val="00C34E61"/>
    <w:rsid w:val="00C3504B"/>
    <w:rsid w:val="00C350D4"/>
    <w:rsid w:val="00C355D4"/>
    <w:rsid w:val="00C37862"/>
    <w:rsid w:val="00C37D39"/>
    <w:rsid w:val="00C37E29"/>
    <w:rsid w:val="00C40060"/>
    <w:rsid w:val="00C40096"/>
    <w:rsid w:val="00C404DD"/>
    <w:rsid w:val="00C407AD"/>
    <w:rsid w:val="00C40DB1"/>
    <w:rsid w:val="00C414E4"/>
    <w:rsid w:val="00C42231"/>
    <w:rsid w:val="00C42B7E"/>
    <w:rsid w:val="00C42BF8"/>
    <w:rsid w:val="00C430BF"/>
    <w:rsid w:val="00C4351E"/>
    <w:rsid w:val="00C435C2"/>
    <w:rsid w:val="00C43A7C"/>
    <w:rsid w:val="00C43A97"/>
    <w:rsid w:val="00C43D04"/>
    <w:rsid w:val="00C4460F"/>
    <w:rsid w:val="00C44B9B"/>
    <w:rsid w:val="00C44C92"/>
    <w:rsid w:val="00C44D82"/>
    <w:rsid w:val="00C45568"/>
    <w:rsid w:val="00C460B1"/>
    <w:rsid w:val="00C464BF"/>
    <w:rsid w:val="00C47719"/>
    <w:rsid w:val="00C47784"/>
    <w:rsid w:val="00C47C32"/>
    <w:rsid w:val="00C47D38"/>
    <w:rsid w:val="00C5068E"/>
    <w:rsid w:val="00C5228B"/>
    <w:rsid w:val="00C52F8A"/>
    <w:rsid w:val="00C5308F"/>
    <w:rsid w:val="00C5340A"/>
    <w:rsid w:val="00C53CA7"/>
    <w:rsid w:val="00C5441F"/>
    <w:rsid w:val="00C54BA0"/>
    <w:rsid w:val="00C55009"/>
    <w:rsid w:val="00C560CD"/>
    <w:rsid w:val="00C560E5"/>
    <w:rsid w:val="00C563F8"/>
    <w:rsid w:val="00C5655F"/>
    <w:rsid w:val="00C56793"/>
    <w:rsid w:val="00C5698D"/>
    <w:rsid w:val="00C56B7B"/>
    <w:rsid w:val="00C57026"/>
    <w:rsid w:val="00C575F7"/>
    <w:rsid w:val="00C57ECE"/>
    <w:rsid w:val="00C602B0"/>
    <w:rsid w:val="00C604BC"/>
    <w:rsid w:val="00C608C3"/>
    <w:rsid w:val="00C61E4F"/>
    <w:rsid w:val="00C62579"/>
    <w:rsid w:val="00C6258B"/>
    <w:rsid w:val="00C62793"/>
    <w:rsid w:val="00C62A28"/>
    <w:rsid w:val="00C6303D"/>
    <w:rsid w:val="00C63081"/>
    <w:rsid w:val="00C63329"/>
    <w:rsid w:val="00C63F5F"/>
    <w:rsid w:val="00C63FF4"/>
    <w:rsid w:val="00C6418C"/>
    <w:rsid w:val="00C64260"/>
    <w:rsid w:val="00C644F4"/>
    <w:rsid w:val="00C645BC"/>
    <w:rsid w:val="00C6467B"/>
    <w:rsid w:val="00C64D74"/>
    <w:rsid w:val="00C65C25"/>
    <w:rsid w:val="00C660F1"/>
    <w:rsid w:val="00C6636F"/>
    <w:rsid w:val="00C668E6"/>
    <w:rsid w:val="00C66B77"/>
    <w:rsid w:val="00C66E62"/>
    <w:rsid w:val="00C6713E"/>
    <w:rsid w:val="00C678BA"/>
    <w:rsid w:val="00C67B54"/>
    <w:rsid w:val="00C67B79"/>
    <w:rsid w:val="00C70C21"/>
    <w:rsid w:val="00C70DAA"/>
    <w:rsid w:val="00C717AF"/>
    <w:rsid w:val="00C71B77"/>
    <w:rsid w:val="00C71CF4"/>
    <w:rsid w:val="00C72115"/>
    <w:rsid w:val="00C7267F"/>
    <w:rsid w:val="00C7296A"/>
    <w:rsid w:val="00C735AF"/>
    <w:rsid w:val="00C7423E"/>
    <w:rsid w:val="00C74A44"/>
    <w:rsid w:val="00C75410"/>
    <w:rsid w:val="00C75728"/>
    <w:rsid w:val="00C75917"/>
    <w:rsid w:val="00C76B41"/>
    <w:rsid w:val="00C76CCD"/>
    <w:rsid w:val="00C76F15"/>
    <w:rsid w:val="00C7767A"/>
    <w:rsid w:val="00C777AE"/>
    <w:rsid w:val="00C77942"/>
    <w:rsid w:val="00C77A5C"/>
    <w:rsid w:val="00C77F46"/>
    <w:rsid w:val="00C802BA"/>
    <w:rsid w:val="00C80605"/>
    <w:rsid w:val="00C81672"/>
    <w:rsid w:val="00C8169F"/>
    <w:rsid w:val="00C821AF"/>
    <w:rsid w:val="00C82433"/>
    <w:rsid w:val="00C82590"/>
    <w:rsid w:val="00C839C8"/>
    <w:rsid w:val="00C839DB"/>
    <w:rsid w:val="00C83F89"/>
    <w:rsid w:val="00C84952"/>
    <w:rsid w:val="00C8503B"/>
    <w:rsid w:val="00C85159"/>
    <w:rsid w:val="00C85B30"/>
    <w:rsid w:val="00C860D4"/>
    <w:rsid w:val="00C8616A"/>
    <w:rsid w:val="00C86A39"/>
    <w:rsid w:val="00C86D48"/>
    <w:rsid w:val="00C86E1B"/>
    <w:rsid w:val="00C87881"/>
    <w:rsid w:val="00C87F4D"/>
    <w:rsid w:val="00C901C9"/>
    <w:rsid w:val="00C9133E"/>
    <w:rsid w:val="00C91D96"/>
    <w:rsid w:val="00C92879"/>
    <w:rsid w:val="00C92C97"/>
    <w:rsid w:val="00C93062"/>
    <w:rsid w:val="00C93753"/>
    <w:rsid w:val="00C93EB2"/>
    <w:rsid w:val="00C944C1"/>
    <w:rsid w:val="00C944CD"/>
    <w:rsid w:val="00C94740"/>
    <w:rsid w:val="00C954D7"/>
    <w:rsid w:val="00C9694A"/>
    <w:rsid w:val="00CA0073"/>
    <w:rsid w:val="00CA08AE"/>
    <w:rsid w:val="00CA0A32"/>
    <w:rsid w:val="00CA0AE0"/>
    <w:rsid w:val="00CA0B1C"/>
    <w:rsid w:val="00CA0C16"/>
    <w:rsid w:val="00CA16B7"/>
    <w:rsid w:val="00CA218C"/>
    <w:rsid w:val="00CA27E0"/>
    <w:rsid w:val="00CA2B9D"/>
    <w:rsid w:val="00CA3D47"/>
    <w:rsid w:val="00CA3DD2"/>
    <w:rsid w:val="00CA411E"/>
    <w:rsid w:val="00CA4544"/>
    <w:rsid w:val="00CA47CD"/>
    <w:rsid w:val="00CA4C83"/>
    <w:rsid w:val="00CA4DE3"/>
    <w:rsid w:val="00CA50D1"/>
    <w:rsid w:val="00CA5601"/>
    <w:rsid w:val="00CA5EA9"/>
    <w:rsid w:val="00CA672A"/>
    <w:rsid w:val="00CA6B15"/>
    <w:rsid w:val="00CA6D23"/>
    <w:rsid w:val="00CA7683"/>
    <w:rsid w:val="00CA7EE4"/>
    <w:rsid w:val="00CB088A"/>
    <w:rsid w:val="00CB09D1"/>
    <w:rsid w:val="00CB09DB"/>
    <w:rsid w:val="00CB0AA8"/>
    <w:rsid w:val="00CB0CF4"/>
    <w:rsid w:val="00CB0E0A"/>
    <w:rsid w:val="00CB1A71"/>
    <w:rsid w:val="00CB1CC2"/>
    <w:rsid w:val="00CB26F8"/>
    <w:rsid w:val="00CB28BC"/>
    <w:rsid w:val="00CB33F8"/>
    <w:rsid w:val="00CB3485"/>
    <w:rsid w:val="00CB3B93"/>
    <w:rsid w:val="00CB3EEB"/>
    <w:rsid w:val="00CB44D6"/>
    <w:rsid w:val="00CB5811"/>
    <w:rsid w:val="00CB5999"/>
    <w:rsid w:val="00CB5F2F"/>
    <w:rsid w:val="00CB5FA2"/>
    <w:rsid w:val="00CB62E2"/>
    <w:rsid w:val="00CB67DC"/>
    <w:rsid w:val="00CB741F"/>
    <w:rsid w:val="00CB7DFF"/>
    <w:rsid w:val="00CB7E16"/>
    <w:rsid w:val="00CB7E6B"/>
    <w:rsid w:val="00CB7EAE"/>
    <w:rsid w:val="00CB7F62"/>
    <w:rsid w:val="00CC0775"/>
    <w:rsid w:val="00CC10DD"/>
    <w:rsid w:val="00CC1714"/>
    <w:rsid w:val="00CC1C05"/>
    <w:rsid w:val="00CC20EB"/>
    <w:rsid w:val="00CC25C1"/>
    <w:rsid w:val="00CC2834"/>
    <w:rsid w:val="00CC286C"/>
    <w:rsid w:val="00CC2989"/>
    <w:rsid w:val="00CC37CB"/>
    <w:rsid w:val="00CC4818"/>
    <w:rsid w:val="00CC4948"/>
    <w:rsid w:val="00CC4AE8"/>
    <w:rsid w:val="00CC4B0C"/>
    <w:rsid w:val="00CC4B75"/>
    <w:rsid w:val="00CC51F3"/>
    <w:rsid w:val="00CC5244"/>
    <w:rsid w:val="00CC541F"/>
    <w:rsid w:val="00CC5FF5"/>
    <w:rsid w:val="00CD013D"/>
    <w:rsid w:val="00CD01BB"/>
    <w:rsid w:val="00CD033F"/>
    <w:rsid w:val="00CD0783"/>
    <w:rsid w:val="00CD1AEF"/>
    <w:rsid w:val="00CD1E00"/>
    <w:rsid w:val="00CD300C"/>
    <w:rsid w:val="00CD302E"/>
    <w:rsid w:val="00CD3EE4"/>
    <w:rsid w:val="00CD40B3"/>
    <w:rsid w:val="00CD51F3"/>
    <w:rsid w:val="00CD591C"/>
    <w:rsid w:val="00CD5C2B"/>
    <w:rsid w:val="00CD6223"/>
    <w:rsid w:val="00CD7001"/>
    <w:rsid w:val="00CD703C"/>
    <w:rsid w:val="00CD7114"/>
    <w:rsid w:val="00CD77C9"/>
    <w:rsid w:val="00CD786C"/>
    <w:rsid w:val="00CD78C0"/>
    <w:rsid w:val="00CD7949"/>
    <w:rsid w:val="00CE0AE4"/>
    <w:rsid w:val="00CE0E5F"/>
    <w:rsid w:val="00CE1C86"/>
    <w:rsid w:val="00CE1E51"/>
    <w:rsid w:val="00CE2365"/>
    <w:rsid w:val="00CE28EC"/>
    <w:rsid w:val="00CE43AA"/>
    <w:rsid w:val="00CE4D55"/>
    <w:rsid w:val="00CE4DD2"/>
    <w:rsid w:val="00CE4EB0"/>
    <w:rsid w:val="00CE5016"/>
    <w:rsid w:val="00CE593F"/>
    <w:rsid w:val="00CE5993"/>
    <w:rsid w:val="00CE5EAE"/>
    <w:rsid w:val="00CE6162"/>
    <w:rsid w:val="00CE6388"/>
    <w:rsid w:val="00CE6800"/>
    <w:rsid w:val="00CE6833"/>
    <w:rsid w:val="00CE6C8D"/>
    <w:rsid w:val="00CE6E2A"/>
    <w:rsid w:val="00CE73CE"/>
    <w:rsid w:val="00CE74A1"/>
    <w:rsid w:val="00CE74A3"/>
    <w:rsid w:val="00CE7B99"/>
    <w:rsid w:val="00CE7C53"/>
    <w:rsid w:val="00CE7D37"/>
    <w:rsid w:val="00CE7DBF"/>
    <w:rsid w:val="00CF00A7"/>
    <w:rsid w:val="00CF042A"/>
    <w:rsid w:val="00CF0850"/>
    <w:rsid w:val="00CF09F1"/>
    <w:rsid w:val="00CF0C02"/>
    <w:rsid w:val="00CF0F63"/>
    <w:rsid w:val="00CF1271"/>
    <w:rsid w:val="00CF18CE"/>
    <w:rsid w:val="00CF3C52"/>
    <w:rsid w:val="00CF3C9C"/>
    <w:rsid w:val="00CF3CA8"/>
    <w:rsid w:val="00CF4424"/>
    <w:rsid w:val="00CF44C7"/>
    <w:rsid w:val="00CF4C35"/>
    <w:rsid w:val="00CF4F8D"/>
    <w:rsid w:val="00CF580C"/>
    <w:rsid w:val="00CF5A5B"/>
    <w:rsid w:val="00CF5DD0"/>
    <w:rsid w:val="00CF5E32"/>
    <w:rsid w:val="00CF6223"/>
    <w:rsid w:val="00CF62AA"/>
    <w:rsid w:val="00CF62E2"/>
    <w:rsid w:val="00CF6A3E"/>
    <w:rsid w:val="00CF6C9B"/>
    <w:rsid w:val="00CF7687"/>
    <w:rsid w:val="00CF7D3C"/>
    <w:rsid w:val="00CF7E07"/>
    <w:rsid w:val="00D00FA6"/>
    <w:rsid w:val="00D013EF"/>
    <w:rsid w:val="00D01E66"/>
    <w:rsid w:val="00D01E6E"/>
    <w:rsid w:val="00D01EB4"/>
    <w:rsid w:val="00D021B6"/>
    <w:rsid w:val="00D0226B"/>
    <w:rsid w:val="00D0240E"/>
    <w:rsid w:val="00D0271A"/>
    <w:rsid w:val="00D02D64"/>
    <w:rsid w:val="00D0327D"/>
    <w:rsid w:val="00D037B0"/>
    <w:rsid w:val="00D037D2"/>
    <w:rsid w:val="00D03BE8"/>
    <w:rsid w:val="00D03C40"/>
    <w:rsid w:val="00D03F8E"/>
    <w:rsid w:val="00D043F1"/>
    <w:rsid w:val="00D048ED"/>
    <w:rsid w:val="00D04AF7"/>
    <w:rsid w:val="00D04E8F"/>
    <w:rsid w:val="00D05014"/>
    <w:rsid w:val="00D0558D"/>
    <w:rsid w:val="00D061DF"/>
    <w:rsid w:val="00D06595"/>
    <w:rsid w:val="00D06A40"/>
    <w:rsid w:val="00D06ABC"/>
    <w:rsid w:val="00D06CA3"/>
    <w:rsid w:val="00D07333"/>
    <w:rsid w:val="00D0734E"/>
    <w:rsid w:val="00D07AC2"/>
    <w:rsid w:val="00D07B9E"/>
    <w:rsid w:val="00D10432"/>
    <w:rsid w:val="00D10FD8"/>
    <w:rsid w:val="00D11635"/>
    <w:rsid w:val="00D117A7"/>
    <w:rsid w:val="00D12C27"/>
    <w:rsid w:val="00D13109"/>
    <w:rsid w:val="00D131EB"/>
    <w:rsid w:val="00D134B7"/>
    <w:rsid w:val="00D1385C"/>
    <w:rsid w:val="00D13986"/>
    <w:rsid w:val="00D13A34"/>
    <w:rsid w:val="00D141A2"/>
    <w:rsid w:val="00D14308"/>
    <w:rsid w:val="00D14C59"/>
    <w:rsid w:val="00D14E47"/>
    <w:rsid w:val="00D15512"/>
    <w:rsid w:val="00D155A4"/>
    <w:rsid w:val="00D15845"/>
    <w:rsid w:val="00D1612F"/>
    <w:rsid w:val="00D165AC"/>
    <w:rsid w:val="00D165D9"/>
    <w:rsid w:val="00D16CF2"/>
    <w:rsid w:val="00D16DA3"/>
    <w:rsid w:val="00D17272"/>
    <w:rsid w:val="00D17DA7"/>
    <w:rsid w:val="00D17F93"/>
    <w:rsid w:val="00D20727"/>
    <w:rsid w:val="00D208AA"/>
    <w:rsid w:val="00D22504"/>
    <w:rsid w:val="00D2343D"/>
    <w:rsid w:val="00D236F5"/>
    <w:rsid w:val="00D23FF5"/>
    <w:rsid w:val="00D261CF"/>
    <w:rsid w:val="00D2655A"/>
    <w:rsid w:val="00D26930"/>
    <w:rsid w:val="00D2758A"/>
    <w:rsid w:val="00D2768A"/>
    <w:rsid w:val="00D27960"/>
    <w:rsid w:val="00D27B29"/>
    <w:rsid w:val="00D27CD8"/>
    <w:rsid w:val="00D27F5E"/>
    <w:rsid w:val="00D301E4"/>
    <w:rsid w:val="00D3076B"/>
    <w:rsid w:val="00D30955"/>
    <w:rsid w:val="00D30BAB"/>
    <w:rsid w:val="00D3165F"/>
    <w:rsid w:val="00D318B1"/>
    <w:rsid w:val="00D31E25"/>
    <w:rsid w:val="00D3203A"/>
    <w:rsid w:val="00D32E76"/>
    <w:rsid w:val="00D330DB"/>
    <w:rsid w:val="00D33660"/>
    <w:rsid w:val="00D33E34"/>
    <w:rsid w:val="00D33E4E"/>
    <w:rsid w:val="00D34644"/>
    <w:rsid w:val="00D3474B"/>
    <w:rsid w:val="00D34B52"/>
    <w:rsid w:val="00D34F54"/>
    <w:rsid w:val="00D3597E"/>
    <w:rsid w:val="00D35F1C"/>
    <w:rsid w:val="00D361D8"/>
    <w:rsid w:val="00D36C9B"/>
    <w:rsid w:val="00D36D60"/>
    <w:rsid w:val="00D37084"/>
    <w:rsid w:val="00D37205"/>
    <w:rsid w:val="00D37568"/>
    <w:rsid w:val="00D40649"/>
    <w:rsid w:val="00D4083E"/>
    <w:rsid w:val="00D4087E"/>
    <w:rsid w:val="00D40D94"/>
    <w:rsid w:val="00D41121"/>
    <w:rsid w:val="00D41829"/>
    <w:rsid w:val="00D41899"/>
    <w:rsid w:val="00D41C12"/>
    <w:rsid w:val="00D41EF2"/>
    <w:rsid w:val="00D4205A"/>
    <w:rsid w:val="00D42C84"/>
    <w:rsid w:val="00D42F8C"/>
    <w:rsid w:val="00D4321E"/>
    <w:rsid w:val="00D43DA2"/>
    <w:rsid w:val="00D44217"/>
    <w:rsid w:val="00D44CB4"/>
    <w:rsid w:val="00D4574A"/>
    <w:rsid w:val="00D4576E"/>
    <w:rsid w:val="00D457DA"/>
    <w:rsid w:val="00D45A28"/>
    <w:rsid w:val="00D461A2"/>
    <w:rsid w:val="00D461BB"/>
    <w:rsid w:val="00D465BA"/>
    <w:rsid w:val="00D46684"/>
    <w:rsid w:val="00D46982"/>
    <w:rsid w:val="00D46AB8"/>
    <w:rsid w:val="00D46CC4"/>
    <w:rsid w:val="00D46FFC"/>
    <w:rsid w:val="00D47257"/>
    <w:rsid w:val="00D4730E"/>
    <w:rsid w:val="00D47642"/>
    <w:rsid w:val="00D4773F"/>
    <w:rsid w:val="00D47D95"/>
    <w:rsid w:val="00D47E11"/>
    <w:rsid w:val="00D5031A"/>
    <w:rsid w:val="00D50AFD"/>
    <w:rsid w:val="00D50B0E"/>
    <w:rsid w:val="00D50C31"/>
    <w:rsid w:val="00D50CB1"/>
    <w:rsid w:val="00D50E73"/>
    <w:rsid w:val="00D513DE"/>
    <w:rsid w:val="00D517CD"/>
    <w:rsid w:val="00D51991"/>
    <w:rsid w:val="00D519F1"/>
    <w:rsid w:val="00D51E77"/>
    <w:rsid w:val="00D5211D"/>
    <w:rsid w:val="00D52197"/>
    <w:rsid w:val="00D527E7"/>
    <w:rsid w:val="00D52B43"/>
    <w:rsid w:val="00D53A29"/>
    <w:rsid w:val="00D53C66"/>
    <w:rsid w:val="00D53E6A"/>
    <w:rsid w:val="00D53F62"/>
    <w:rsid w:val="00D54A1B"/>
    <w:rsid w:val="00D54D17"/>
    <w:rsid w:val="00D552A7"/>
    <w:rsid w:val="00D56857"/>
    <w:rsid w:val="00D56CC9"/>
    <w:rsid w:val="00D577BE"/>
    <w:rsid w:val="00D60749"/>
    <w:rsid w:val="00D609C4"/>
    <w:rsid w:val="00D61508"/>
    <w:rsid w:val="00D61B87"/>
    <w:rsid w:val="00D6232D"/>
    <w:rsid w:val="00D62D49"/>
    <w:rsid w:val="00D63386"/>
    <w:rsid w:val="00D64AF5"/>
    <w:rsid w:val="00D6503E"/>
    <w:rsid w:val="00D65635"/>
    <w:rsid w:val="00D65758"/>
    <w:rsid w:val="00D65E57"/>
    <w:rsid w:val="00D664E4"/>
    <w:rsid w:val="00D66867"/>
    <w:rsid w:val="00D66C84"/>
    <w:rsid w:val="00D673B6"/>
    <w:rsid w:val="00D67538"/>
    <w:rsid w:val="00D701FE"/>
    <w:rsid w:val="00D70C10"/>
    <w:rsid w:val="00D70C92"/>
    <w:rsid w:val="00D710A4"/>
    <w:rsid w:val="00D7117B"/>
    <w:rsid w:val="00D717A4"/>
    <w:rsid w:val="00D71B91"/>
    <w:rsid w:val="00D724E5"/>
    <w:rsid w:val="00D72D63"/>
    <w:rsid w:val="00D730C8"/>
    <w:rsid w:val="00D730EC"/>
    <w:rsid w:val="00D73D3A"/>
    <w:rsid w:val="00D74465"/>
    <w:rsid w:val="00D744BA"/>
    <w:rsid w:val="00D74867"/>
    <w:rsid w:val="00D74A46"/>
    <w:rsid w:val="00D74BD1"/>
    <w:rsid w:val="00D74D0C"/>
    <w:rsid w:val="00D751EF"/>
    <w:rsid w:val="00D752EF"/>
    <w:rsid w:val="00D7535F"/>
    <w:rsid w:val="00D75377"/>
    <w:rsid w:val="00D7537E"/>
    <w:rsid w:val="00D753B4"/>
    <w:rsid w:val="00D758D8"/>
    <w:rsid w:val="00D75A1F"/>
    <w:rsid w:val="00D75DCC"/>
    <w:rsid w:val="00D761B2"/>
    <w:rsid w:val="00D7670D"/>
    <w:rsid w:val="00D768A0"/>
    <w:rsid w:val="00D7718F"/>
    <w:rsid w:val="00D77241"/>
    <w:rsid w:val="00D77570"/>
    <w:rsid w:val="00D779BB"/>
    <w:rsid w:val="00D77D3B"/>
    <w:rsid w:val="00D77F49"/>
    <w:rsid w:val="00D8037F"/>
    <w:rsid w:val="00D809ED"/>
    <w:rsid w:val="00D811C2"/>
    <w:rsid w:val="00D81CA6"/>
    <w:rsid w:val="00D821C6"/>
    <w:rsid w:val="00D833FC"/>
    <w:rsid w:val="00D83561"/>
    <w:rsid w:val="00D837F3"/>
    <w:rsid w:val="00D83847"/>
    <w:rsid w:val="00D83F71"/>
    <w:rsid w:val="00D84429"/>
    <w:rsid w:val="00D85774"/>
    <w:rsid w:val="00D85B89"/>
    <w:rsid w:val="00D85F1E"/>
    <w:rsid w:val="00D86235"/>
    <w:rsid w:val="00D87202"/>
    <w:rsid w:val="00D87B26"/>
    <w:rsid w:val="00D87D51"/>
    <w:rsid w:val="00D90679"/>
    <w:rsid w:val="00D907DB"/>
    <w:rsid w:val="00D90A49"/>
    <w:rsid w:val="00D90E54"/>
    <w:rsid w:val="00D90EAA"/>
    <w:rsid w:val="00D911CC"/>
    <w:rsid w:val="00D912C9"/>
    <w:rsid w:val="00D914A3"/>
    <w:rsid w:val="00D91CB9"/>
    <w:rsid w:val="00D91DF1"/>
    <w:rsid w:val="00D9222D"/>
    <w:rsid w:val="00D92E1D"/>
    <w:rsid w:val="00D9334A"/>
    <w:rsid w:val="00D93F34"/>
    <w:rsid w:val="00D94C61"/>
    <w:rsid w:val="00D94DFA"/>
    <w:rsid w:val="00D952B9"/>
    <w:rsid w:val="00D95908"/>
    <w:rsid w:val="00D9591B"/>
    <w:rsid w:val="00D96534"/>
    <w:rsid w:val="00D968AF"/>
    <w:rsid w:val="00D96E35"/>
    <w:rsid w:val="00D96ED3"/>
    <w:rsid w:val="00D96F91"/>
    <w:rsid w:val="00D976CE"/>
    <w:rsid w:val="00D97729"/>
    <w:rsid w:val="00D977F4"/>
    <w:rsid w:val="00DA1311"/>
    <w:rsid w:val="00DA161C"/>
    <w:rsid w:val="00DA1768"/>
    <w:rsid w:val="00DA1C69"/>
    <w:rsid w:val="00DA2212"/>
    <w:rsid w:val="00DA2503"/>
    <w:rsid w:val="00DA26C5"/>
    <w:rsid w:val="00DA2DE7"/>
    <w:rsid w:val="00DA37F7"/>
    <w:rsid w:val="00DA3BDA"/>
    <w:rsid w:val="00DA3F36"/>
    <w:rsid w:val="00DA482C"/>
    <w:rsid w:val="00DA4BAF"/>
    <w:rsid w:val="00DA5091"/>
    <w:rsid w:val="00DA52EC"/>
    <w:rsid w:val="00DA6501"/>
    <w:rsid w:val="00DA6A8B"/>
    <w:rsid w:val="00DB0AB7"/>
    <w:rsid w:val="00DB0D28"/>
    <w:rsid w:val="00DB225B"/>
    <w:rsid w:val="00DB2801"/>
    <w:rsid w:val="00DB288C"/>
    <w:rsid w:val="00DB296A"/>
    <w:rsid w:val="00DB2D24"/>
    <w:rsid w:val="00DB35E4"/>
    <w:rsid w:val="00DB38FD"/>
    <w:rsid w:val="00DB3D50"/>
    <w:rsid w:val="00DB41AD"/>
    <w:rsid w:val="00DB474A"/>
    <w:rsid w:val="00DB48D6"/>
    <w:rsid w:val="00DB498C"/>
    <w:rsid w:val="00DB4DBF"/>
    <w:rsid w:val="00DB532F"/>
    <w:rsid w:val="00DB5CEC"/>
    <w:rsid w:val="00DB5E56"/>
    <w:rsid w:val="00DB5F92"/>
    <w:rsid w:val="00DB60F9"/>
    <w:rsid w:val="00DB705C"/>
    <w:rsid w:val="00DB7183"/>
    <w:rsid w:val="00DB7332"/>
    <w:rsid w:val="00DB7A95"/>
    <w:rsid w:val="00DC01BD"/>
    <w:rsid w:val="00DC04FC"/>
    <w:rsid w:val="00DC14C4"/>
    <w:rsid w:val="00DC1809"/>
    <w:rsid w:val="00DC1D69"/>
    <w:rsid w:val="00DC220D"/>
    <w:rsid w:val="00DC2501"/>
    <w:rsid w:val="00DC2746"/>
    <w:rsid w:val="00DC297C"/>
    <w:rsid w:val="00DC2A92"/>
    <w:rsid w:val="00DC3AC2"/>
    <w:rsid w:val="00DC3AF6"/>
    <w:rsid w:val="00DC3C72"/>
    <w:rsid w:val="00DC3DAC"/>
    <w:rsid w:val="00DC3E77"/>
    <w:rsid w:val="00DC436B"/>
    <w:rsid w:val="00DC43DA"/>
    <w:rsid w:val="00DC45AC"/>
    <w:rsid w:val="00DC5E0B"/>
    <w:rsid w:val="00DC7220"/>
    <w:rsid w:val="00DC7A6D"/>
    <w:rsid w:val="00DD017F"/>
    <w:rsid w:val="00DD01B1"/>
    <w:rsid w:val="00DD046E"/>
    <w:rsid w:val="00DD0711"/>
    <w:rsid w:val="00DD08D7"/>
    <w:rsid w:val="00DD0EAD"/>
    <w:rsid w:val="00DD191D"/>
    <w:rsid w:val="00DD1B7C"/>
    <w:rsid w:val="00DD32C7"/>
    <w:rsid w:val="00DD36CC"/>
    <w:rsid w:val="00DD3FDD"/>
    <w:rsid w:val="00DD3FF8"/>
    <w:rsid w:val="00DD4048"/>
    <w:rsid w:val="00DD43F5"/>
    <w:rsid w:val="00DD4438"/>
    <w:rsid w:val="00DD487F"/>
    <w:rsid w:val="00DD48CD"/>
    <w:rsid w:val="00DD490C"/>
    <w:rsid w:val="00DD49FA"/>
    <w:rsid w:val="00DD4A24"/>
    <w:rsid w:val="00DD5D2A"/>
    <w:rsid w:val="00DD68DE"/>
    <w:rsid w:val="00DD74C9"/>
    <w:rsid w:val="00DD74CC"/>
    <w:rsid w:val="00DD755F"/>
    <w:rsid w:val="00DD7561"/>
    <w:rsid w:val="00DD7D5C"/>
    <w:rsid w:val="00DE0058"/>
    <w:rsid w:val="00DE0838"/>
    <w:rsid w:val="00DE26D4"/>
    <w:rsid w:val="00DE279D"/>
    <w:rsid w:val="00DE2B3F"/>
    <w:rsid w:val="00DE2E91"/>
    <w:rsid w:val="00DE2F6F"/>
    <w:rsid w:val="00DE3AEA"/>
    <w:rsid w:val="00DE3B91"/>
    <w:rsid w:val="00DE3D97"/>
    <w:rsid w:val="00DE48F6"/>
    <w:rsid w:val="00DE4BFA"/>
    <w:rsid w:val="00DE4E08"/>
    <w:rsid w:val="00DE4FEC"/>
    <w:rsid w:val="00DE5C3A"/>
    <w:rsid w:val="00DE63EA"/>
    <w:rsid w:val="00DE64D5"/>
    <w:rsid w:val="00DE65D5"/>
    <w:rsid w:val="00DE6A67"/>
    <w:rsid w:val="00DE6A95"/>
    <w:rsid w:val="00DE6AE1"/>
    <w:rsid w:val="00DE6B7E"/>
    <w:rsid w:val="00DE6E95"/>
    <w:rsid w:val="00DE713D"/>
    <w:rsid w:val="00DE793E"/>
    <w:rsid w:val="00DF002B"/>
    <w:rsid w:val="00DF0040"/>
    <w:rsid w:val="00DF0719"/>
    <w:rsid w:val="00DF0E8C"/>
    <w:rsid w:val="00DF10A4"/>
    <w:rsid w:val="00DF13AC"/>
    <w:rsid w:val="00DF16DC"/>
    <w:rsid w:val="00DF22FE"/>
    <w:rsid w:val="00DF2498"/>
    <w:rsid w:val="00DF271F"/>
    <w:rsid w:val="00DF298D"/>
    <w:rsid w:val="00DF2C4E"/>
    <w:rsid w:val="00DF32E2"/>
    <w:rsid w:val="00DF37C6"/>
    <w:rsid w:val="00DF41E2"/>
    <w:rsid w:val="00DF4F50"/>
    <w:rsid w:val="00DF5746"/>
    <w:rsid w:val="00DF575E"/>
    <w:rsid w:val="00DF5F55"/>
    <w:rsid w:val="00DF62AD"/>
    <w:rsid w:val="00DF6D01"/>
    <w:rsid w:val="00DF71CF"/>
    <w:rsid w:val="00DF73EB"/>
    <w:rsid w:val="00DF77BF"/>
    <w:rsid w:val="00E005F7"/>
    <w:rsid w:val="00E016C0"/>
    <w:rsid w:val="00E01D28"/>
    <w:rsid w:val="00E03491"/>
    <w:rsid w:val="00E03A76"/>
    <w:rsid w:val="00E03F32"/>
    <w:rsid w:val="00E04B09"/>
    <w:rsid w:val="00E06405"/>
    <w:rsid w:val="00E109AB"/>
    <w:rsid w:val="00E10D57"/>
    <w:rsid w:val="00E10F66"/>
    <w:rsid w:val="00E11E05"/>
    <w:rsid w:val="00E11F79"/>
    <w:rsid w:val="00E12446"/>
    <w:rsid w:val="00E12955"/>
    <w:rsid w:val="00E12A82"/>
    <w:rsid w:val="00E130FF"/>
    <w:rsid w:val="00E131BB"/>
    <w:rsid w:val="00E135FD"/>
    <w:rsid w:val="00E13C0F"/>
    <w:rsid w:val="00E13D2F"/>
    <w:rsid w:val="00E1458B"/>
    <w:rsid w:val="00E14B25"/>
    <w:rsid w:val="00E156B9"/>
    <w:rsid w:val="00E15E67"/>
    <w:rsid w:val="00E1668A"/>
    <w:rsid w:val="00E166DF"/>
    <w:rsid w:val="00E16A81"/>
    <w:rsid w:val="00E16D4D"/>
    <w:rsid w:val="00E17372"/>
    <w:rsid w:val="00E173CE"/>
    <w:rsid w:val="00E17684"/>
    <w:rsid w:val="00E17CCA"/>
    <w:rsid w:val="00E2005E"/>
    <w:rsid w:val="00E2047D"/>
    <w:rsid w:val="00E204A9"/>
    <w:rsid w:val="00E20A57"/>
    <w:rsid w:val="00E20EE1"/>
    <w:rsid w:val="00E21181"/>
    <w:rsid w:val="00E214D6"/>
    <w:rsid w:val="00E22627"/>
    <w:rsid w:val="00E22DD3"/>
    <w:rsid w:val="00E22E7E"/>
    <w:rsid w:val="00E22FBE"/>
    <w:rsid w:val="00E234CD"/>
    <w:rsid w:val="00E23699"/>
    <w:rsid w:val="00E23EC2"/>
    <w:rsid w:val="00E2422C"/>
    <w:rsid w:val="00E24522"/>
    <w:rsid w:val="00E2478A"/>
    <w:rsid w:val="00E2485D"/>
    <w:rsid w:val="00E24F61"/>
    <w:rsid w:val="00E25554"/>
    <w:rsid w:val="00E257F5"/>
    <w:rsid w:val="00E26D65"/>
    <w:rsid w:val="00E2761C"/>
    <w:rsid w:val="00E27AD5"/>
    <w:rsid w:val="00E27EFF"/>
    <w:rsid w:val="00E301E0"/>
    <w:rsid w:val="00E30519"/>
    <w:rsid w:val="00E308F0"/>
    <w:rsid w:val="00E314BB"/>
    <w:rsid w:val="00E31B1B"/>
    <w:rsid w:val="00E325ED"/>
    <w:rsid w:val="00E32B0E"/>
    <w:rsid w:val="00E32D21"/>
    <w:rsid w:val="00E3300A"/>
    <w:rsid w:val="00E335C3"/>
    <w:rsid w:val="00E33A79"/>
    <w:rsid w:val="00E340BB"/>
    <w:rsid w:val="00E346DB"/>
    <w:rsid w:val="00E34E79"/>
    <w:rsid w:val="00E3504A"/>
    <w:rsid w:val="00E3517D"/>
    <w:rsid w:val="00E3566C"/>
    <w:rsid w:val="00E35971"/>
    <w:rsid w:val="00E35CC5"/>
    <w:rsid w:val="00E36407"/>
    <w:rsid w:val="00E365EF"/>
    <w:rsid w:val="00E36693"/>
    <w:rsid w:val="00E36B14"/>
    <w:rsid w:val="00E37010"/>
    <w:rsid w:val="00E37CFA"/>
    <w:rsid w:val="00E37F7F"/>
    <w:rsid w:val="00E404B0"/>
    <w:rsid w:val="00E40710"/>
    <w:rsid w:val="00E40A29"/>
    <w:rsid w:val="00E40A87"/>
    <w:rsid w:val="00E40ADD"/>
    <w:rsid w:val="00E41754"/>
    <w:rsid w:val="00E4179D"/>
    <w:rsid w:val="00E41A21"/>
    <w:rsid w:val="00E4210D"/>
    <w:rsid w:val="00E42D9D"/>
    <w:rsid w:val="00E43337"/>
    <w:rsid w:val="00E43392"/>
    <w:rsid w:val="00E437DB"/>
    <w:rsid w:val="00E43866"/>
    <w:rsid w:val="00E43FAE"/>
    <w:rsid w:val="00E449F7"/>
    <w:rsid w:val="00E44EC0"/>
    <w:rsid w:val="00E45661"/>
    <w:rsid w:val="00E46204"/>
    <w:rsid w:val="00E477A5"/>
    <w:rsid w:val="00E479F0"/>
    <w:rsid w:val="00E47AE4"/>
    <w:rsid w:val="00E50831"/>
    <w:rsid w:val="00E510A8"/>
    <w:rsid w:val="00E5157B"/>
    <w:rsid w:val="00E51CAB"/>
    <w:rsid w:val="00E5242B"/>
    <w:rsid w:val="00E5247D"/>
    <w:rsid w:val="00E52BF9"/>
    <w:rsid w:val="00E530CD"/>
    <w:rsid w:val="00E53555"/>
    <w:rsid w:val="00E53581"/>
    <w:rsid w:val="00E535C7"/>
    <w:rsid w:val="00E5377A"/>
    <w:rsid w:val="00E53853"/>
    <w:rsid w:val="00E53967"/>
    <w:rsid w:val="00E53CCD"/>
    <w:rsid w:val="00E5439E"/>
    <w:rsid w:val="00E54990"/>
    <w:rsid w:val="00E54A96"/>
    <w:rsid w:val="00E5510D"/>
    <w:rsid w:val="00E55351"/>
    <w:rsid w:val="00E553AE"/>
    <w:rsid w:val="00E5574A"/>
    <w:rsid w:val="00E56001"/>
    <w:rsid w:val="00E56417"/>
    <w:rsid w:val="00E5666F"/>
    <w:rsid w:val="00E5696A"/>
    <w:rsid w:val="00E56E0C"/>
    <w:rsid w:val="00E56E81"/>
    <w:rsid w:val="00E578CA"/>
    <w:rsid w:val="00E60EA9"/>
    <w:rsid w:val="00E61040"/>
    <w:rsid w:val="00E61107"/>
    <w:rsid w:val="00E61598"/>
    <w:rsid w:val="00E61DD9"/>
    <w:rsid w:val="00E61ECB"/>
    <w:rsid w:val="00E61FA9"/>
    <w:rsid w:val="00E62266"/>
    <w:rsid w:val="00E62C0A"/>
    <w:rsid w:val="00E62FB3"/>
    <w:rsid w:val="00E63219"/>
    <w:rsid w:val="00E63333"/>
    <w:rsid w:val="00E63D68"/>
    <w:rsid w:val="00E63E78"/>
    <w:rsid w:val="00E64849"/>
    <w:rsid w:val="00E64DC7"/>
    <w:rsid w:val="00E65619"/>
    <w:rsid w:val="00E65CAB"/>
    <w:rsid w:val="00E661FA"/>
    <w:rsid w:val="00E6651D"/>
    <w:rsid w:val="00E6656B"/>
    <w:rsid w:val="00E6675A"/>
    <w:rsid w:val="00E66CF4"/>
    <w:rsid w:val="00E67109"/>
    <w:rsid w:val="00E67247"/>
    <w:rsid w:val="00E676B7"/>
    <w:rsid w:val="00E6794E"/>
    <w:rsid w:val="00E7023C"/>
    <w:rsid w:val="00E717D9"/>
    <w:rsid w:val="00E719DE"/>
    <w:rsid w:val="00E71B99"/>
    <w:rsid w:val="00E71D23"/>
    <w:rsid w:val="00E71DED"/>
    <w:rsid w:val="00E720B6"/>
    <w:rsid w:val="00E73431"/>
    <w:rsid w:val="00E7459A"/>
    <w:rsid w:val="00E74A17"/>
    <w:rsid w:val="00E74C6A"/>
    <w:rsid w:val="00E75D7E"/>
    <w:rsid w:val="00E75F7F"/>
    <w:rsid w:val="00E7620B"/>
    <w:rsid w:val="00E765A8"/>
    <w:rsid w:val="00E766B9"/>
    <w:rsid w:val="00E76881"/>
    <w:rsid w:val="00E768E6"/>
    <w:rsid w:val="00E76904"/>
    <w:rsid w:val="00E76DA8"/>
    <w:rsid w:val="00E80023"/>
    <w:rsid w:val="00E80C4E"/>
    <w:rsid w:val="00E814C1"/>
    <w:rsid w:val="00E818C2"/>
    <w:rsid w:val="00E81BCA"/>
    <w:rsid w:val="00E82488"/>
    <w:rsid w:val="00E829B2"/>
    <w:rsid w:val="00E829C8"/>
    <w:rsid w:val="00E82DDE"/>
    <w:rsid w:val="00E8349E"/>
    <w:rsid w:val="00E83BCA"/>
    <w:rsid w:val="00E83ED8"/>
    <w:rsid w:val="00E84E21"/>
    <w:rsid w:val="00E85098"/>
    <w:rsid w:val="00E85345"/>
    <w:rsid w:val="00E8534B"/>
    <w:rsid w:val="00E85E3A"/>
    <w:rsid w:val="00E86166"/>
    <w:rsid w:val="00E86BA9"/>
    <w:rsid w:val="00E86F0B"/>
    <w:rsid w:val="00E87066"/>
    <w:rsid w:val="00E87325"/>
    <w:rsid w:val="00E873BB"/>
    <w:rsid w:val="00E87B3B"/>
    <w:rsid w:val="00E87FFD"/>
    <w:rsid w:val="00E900F3"/>
    <w:rsid w:val="00E903A9"/>
    <w:rsid w:val="00E905BB"/>
    <w:rsid w:val="00E90FAE"/>
    <w:rsid w:val="00E90FCB"/>
    <w:rsid w:val="00E91675"/>
    <w:rsid w:val="00E916B2"/>
    <w:rsid w:val="00E91E2D"/>
    <w:rsid w:val="00E9297C"/>
    <w:rsid w:val="00E932BB"/>
    <w:rsid w:val="00E93760"/>
    <w:rsid w:val="00E944B1"/>
    <w:rsid w:val="00E9503F"/>
    <w:rsid w:val="00E95C0A"/>
    <w:rsid w:val="00E95CE8"/>
    <w:rsid w:val="00E9608C"/>
    <w:rsid w:val="00E961E8"/>
    <w:rsid w:val="00E96D1E"/>
    <w:rsid w:val="00E97042"/>
    <w:rsid w:val="00E977C6"/>
    <w:rsid w:val="00E977FD"/>
    <w:rsid w:val="00EA0063"/>
    <w:rsid w:val="00EA0342"/>
    <w:rsid w:val="00EA099B"/>
    <w:rsid w:val="00EA0F51"/>
    <w:rsid w:val="00EA0FC4"/>
    <w:rsid w:val="00EA12C3"/>
    <w:rsid w:val="00EA21C8"/>
    <w:rsid w:val="00EA25B4"/>
    <w:rsid w:val="00EA2B66"/>
    <w:rsid w:val="00EA2EED"/>
    <w:rsid w:val="00EA3101"/>
    <w:rsid w:val="00EA336F"/>
    <w:rsid w:val="00EA346E"/>
    <w:rsid w:val="00EA35E9"/>
    <w:rsid w:val="00EA3685"/>
    <w:rsid w:val="00EA3728"/>
    <w:rsid w:val="00EA378D"/>
    <w:rsid w:val="00EA40B7"/>
    <w:rsid w:val="00EA45F3"/>
    <w:rsid w:val="00EA5766"/>
    <w:rsid w:val="00EA5FBA"/>
    <w:rsid w:val="00EA644A"/>
    <w:rsid w:val="00EA6769"/>
    <w:rsid w:val="00EA6C3B"/>
    <w:rsid w:val="00EA707F"/>
    <w:rsid w:val="00EA74B3"/>
    <w:rsid w:val="00EA7754"/>
    <w:rsid w:val="00EA7B8A"/>
    <w:rsid w:val="00EB0033"/>
    <w:rsid w:val="00EB0093"/>
    <w:rsid w:val="00EB1317"/>
    <w:rsid w:val="00EB1B5B"/>
    <w:rsid w:val="00EB21DC"/>
    <w:rsid w:val="00EB2266"/>
    <w:rsid w:val="00EB2502"/>
    <w:rsid w:val="00EB29DB"/>
    <w:rsid w:val="00EB30B1"/>
    <w:rsid w:val="00EB3A56"/>
    <w:rsid w:val="00EB3D6C"/>
    <w:rsid w:val="00EB3E0E"/>
    <w:rsid w:val="00EB3EC7"/>
    <w:rsid w:val="00EB43BF"/>
    <w:rsid w:val="00EB4EBE"/>
    <w:rsid w:val="00EB5300"/>
    <w:rsid w:val="00EB562F"/>
    <w:rsid w:val="00EB5939"/>
    <w:rsid w:val="00EB5C0D"/>
    <w:rsid w:val="00EB5D11"/>
    <w:rsid w:val="00EB5DBE"/>
    <w:rsid w:val="00EB60BF"/>
    <w:rsid w:val="00EB64C3"/>
    <w:rsid w:val="00EB66CE"/>
    <w:rsid w:val="00EB6726"/>
    <w:rsid w:val="00EB6EF0"/>
    <w:rsid w:val="00EB7A9F"/>
    <w:rsid w:val="00EB7FF1"/>
    <w:rsid w:val="00EC1BBC"/>
    <w:rsid w:val="00EC1CF6"/>
    <w:rsid w:val="00EC1F42"/>
    <w:rsid w:val="00EC2F31"/>
    <w:rsid w:val="00EC334C"/>
    <w:rsid w:val="00EC3363"/>
    <w:rsid w:val="00EC35A0"/>
    <w:rsid w:val="00EC364B"/>
    <w:rsid w:val="00EC37E9"/>
    <w:rsid w:val="00EC419D"/>
    <w:rsid w:val="00EC4AF6"/>
    <w:rsid w:val="00EC5022"/>
    <w:rsid w:val="00EC51BD"/>
    <w:rsid w:val="00EC52B0"/>
    <w:rsid w:val="00EC5CB6"/>
    <w:rsid w:val="00EC5E9C"/>
    <w:rsid w:val="00EC6507"/>
    <w:rsid w:val="00EC65D9"/>
    <w:rsid w:val="00EC6993"/>
    <w:rsid w:val="00EC6AD8"/>
    <w:rsid w:val="00EC6DD9"/>
    <w:rsid w:val="00EC6F89"/>
    <w:rsid w:val="00EC7210"/>
    <w:rsid w:val="00EC76E6"/>
    <w:rsid w:val="00EC789E"/>
    <w:rsid w:val="00EC7AC3"/>
    <w:rsid w:val="00ED0008"/>
    <w:rsid w:val="00ED02EA"/>
    <w:rsid w:val="00ED0B47"/>
    <w:rsid w:val="00ED14C1"/>
    <w:rsid w:val="00ED15B1"/>
    <w:rsid w:val="00ED193B"/>
    <w:rsid w:val="00ED1C4D"/>
    <w:rsid w:val="00ED2C23"/>
    <w:rsid w:val="00ED37E4"/>
    <w:rsid w:val="00ED381B"/>
    <w:rsid w:val="00ED3F8B"/>
    <w:rsid w:val="00ED3F95"/>
    <w:rsid w:val="00ED45A1"/>
    <w:rsid w:val="00ED4D22"/>
    <w:rsid w:val="00ED53F3"/>
    <w:rsid w:val="00ED584D"/>
    <w:rsid w:val="00ED5988"/>
    <w:rsid w:val="00ED5E7F"/>
    <w:rsid w:val="00ED68A6"/>
    <w:rsid w:val="00ED6978"/>
    <w:rsid w:val="00ED6A45"/>
    <w:rsid w:val="00ED71BB"/>
    <w:rsid w:val="00ED726F"/>
    <w:rsid w:val="00ED7640"/>
    <w:rsid w:val="00ED7886"/>
    <w:rsid w:val="00ED7924"/>
    <w:rsid w:val="00EE0092"/>
    <w:rsid w:val="00EE0F59"/>
    <w:rsid w:val="00EE117F"/>
    <w:rsid w:val="00EE11B3"/>
    <w:rsid w:val="00EE2034"/>
    <w:rsid w:val="00EE2CA7"/>
    <w:rsid w:val="00EE2D85"/>
    <w:rsid w:val="00EE32FB"/>
    <w:rsid w:val="00EE3633"/>
    <w:rsid w:val="00EE380F"/>
    <w:rsid w:val="00EE489F"/>
    <w:rsid w:val="00EE497F"/>
    <w:rsid w:val="00EE4A71"/>
    <w:rsid w:val="00EE5281"/>
    <w:rsid w:val="00EE55B6"/>
    <w:rsid w:val="00EE55F1"/>
    <w:rsid w:val="00EE5B9A"/>
    <w:rsid w:val="00EE5BBB"/>
    <w:rsid w:val="00EE5F95"/>
    <w:rsid w:val="00EE5F9E"/>
    <w:rsid w:val="00EE6088"/>
    <w:rsid w:val="00EE6787"/>
    <w:rsid w:val="00EE7655"/>
    <w:rsid w:val="00EE7AB0"/>
    <w:rsid w:val="00EE7CBD"/>
    <w:rsid w:val="00EF01CF"/>
    <w:rsid w:val="00EF0467"/>
    <w:rsid w:val="00EF047D"/>
    <w:rsid w:val="00EF06A7"/>
    <w:rsid w:val="00EF0A1C"/>
    <w:rsid w:val="00EF0B8E"/>
    <w:rsid w:val="00EF13E2"/>
    <w:rsid w:val="00EF13F6"/>
    <w:rsid w:val="00EF1A0E"/>
    <w:rsid w:val="00EF29CF"/>
    <w:rsid w:val="00EF2F1E"/>
    <w:rsid w:val="00EF3330"/>
    <w:rsid w:val="00EF3F09"/>
    <w:rsid w:val="00EF403F"/>
    <w:rsid w:val="00EF45D1"/>
    <w:rsid w:val="00EF520B"/>
    <w:rsid w:val="00EF582F"/>
    <w:rsid w:val="00EF5AB8"/>
    <w:rsid w:val="00EF5C3C"/>
    <w:rsid w:val="00EF62A2"/>
    <w:rsid w:val="00EF66D8"/>
    <w:rsid w:val="00EF670D"/>
    <w:rsid w:val="00EF6857"/>
    <w:rsid w:val="00EF6872"/>
    <w:rsid w:val="00EF6AF8"/>
    <w:rsid w:val="00EF753B"/>
    <w:rsid w:val="00EF76FB"/>
    <w:rsid w:val="00EF7708"/>
    <w:rsid w:val="00F01855"/>
    <w:rsid w:val="00F01878"/>
    <w:rsid w:val="00F01925"/>
    <w:rsid w:val="00F025BD"/>
    <w:rsid w:val="00F030F6"/>
    <w:rsid w:val="00F0381A"/>
    <w:rsid w:val="00F0409F"/>
    <w:rsid w:val="00F04509"/>
    <w:rsid w:val="00F05C53"/>
    <w:rsid w:val="00F06456"/>
    <w:rsid w:val="00F069CE"/>
    <w:rsid w:val="00F06B45"/>
    <w:rsid w:val="00F077DD"/>
    <w:rsid w:val="00F07A6A"/>
    <w:rsid w:val="00F07B43"/>
    <w:rsid w:val="00F10136"/>
    <w:rsid w:val="00F104A0"/>
    <w:rsid w:val="00F10F48"/>
    <w:rsid w:val="00F11018"/>
    <w:rsid w:val="00F1114F"/>
    <w:rsid w:val="00F111CA"/>
    <w:rsid w:val="00F11716"/>
    <w:rsid w:val="00F12333"/>
    <w:rsid w:val="00F1261B"/>
    <w:rsid w:val="00F12C17"/>
    <w:rsid w:val="00F12F0E"/>
    <w:rsid w:val="00F136E7"/>
    <w:rsid w:val="00F14332"/>
    <w:rsid w:val="00F149B0"/>
    <w:rsid w:val="00F14A20"/>
    <w:rsid w:val="00F14D62"/>
    <w:rsid w:val="00F14F8E"/>
    <w:rsid w:val="00F15A8A"/>
    <w:rsid w:val="00F15BDF"/>
    <w:rsid w:val="00F1652B"/>
    <w:rsid w:val="00F167C9"/>
    <w:rsid w:val="00F16DEE"/>
    <w:rsid w:val="00F172AA"/>
    <w:rsid w:val="00F17361"/>
    <w:rsid w:val="00F17840"/>
    <w:rsid w:val="00F2043A"/>
    <w:rsid w:val="00F204B9"/>
    <w:rsid w:val="00F20802"/>
    <w:rsid w:val="00F20A80"/>
    <w:rsid w:val="00F20F72"/>
    <w:rsid w:val="00F218F4"/>
    <w:rsid w:val="00F22023"/>
    <w:rsid w:val="00F224F4"/>
    <w:rsid w:val="00F22718"/>
    <w:rsid w:val="00F227A5"/>
    <w:rsid w:val="00F22992"/>
    <w:rsid w:val="00F23079"/>
    <w:rsid w:val="00F23338"/>
    <w:rsid w:val="00F24541"/>
    <w:rsid w:val="00F259C5"/>
    <w:rsid w:val="00F25AC8"/>
    <w:rsid w:val="00F26E16"/>
    <w:rsid w:val="00F270DC"/>
    <w:rsid w:val="00F274C5"/>
    <w:rsid w:val="00F275AD"/>
    <w:rsid w:val="00F27856"/>
    <w:rsid w:val="00F27A45"/>
    <w:rsid w:val="00F27F23"/>
    <w:rsid w:val="00F3030F"/>
    <w:rsid w:val="00F3049A"/>
    <w:rsid w:val="00F319B9"/>
    <w:rsid w:val="00F31C65"/>
    <w:rsid w:val="00F31EEF"/>
    <w:rsid w:val="00F326FC"/>
    <w:rsid w:val="00F32970"/>
    <w:rsid w:val="00F32BE3"/>
    <w:rsid w:val="00F330E8"/>
    <w:rsid w:val="00F33D69"/>
    <w:rsid w:val="00F3515C"/>
    <w:rsid w:val="00F3572E"/>
    <w:rsid w:val="00F36414"/>
    <w:rsid w:val="00F367E8"/>
    <w:rsid w:val="00F36894"/>
    <w:rsid w:val="00F368C8"/>
    <w:rsid w:val="00F36E67"/>
    <w:rsid w:val="00F36EC6"/>
    <w:rsid w:val="00F3708D"/>
    <w:rsid w:val="00F3729D"/>
    <w:rsid w:val="00F3743F"/>
    <w:rsid w:val="00F37784"/>
    <w:rsid w:val="00F378C6"/>
    <w:rsid w:val="00F37CCD"/>
    <w:rsid w:val="00F408B5"/>
    <w:rsid w:val="00F40EE3"/>
    <w:rsid w:val="00F412D0"/>
    <w:rsid w:val="00F41368"/>
    <w:rsid w:val="00F41CBD"/>
    <w:rsid w:val="00F41F66"/>
    <w:rsid w:val="00F4221A"/>
    <w:rsid w:val="00F4228C"/>
    <w:rsid w:val="00F4229F"/>
    <w:rsid w:val="00F422AD"/>
    <w:rsid w:val="00F42488"/>
    <w:rsid w:val="00F4311E"/>
    <w:rsid w:val="00F43293"/>
    <w:rsid w:val="00F4340A"/>
    <w:rsid w:val="00F43CEC"/>
    <w:rsid w:val="00F4456B"/>
    <w:rsid w:val="00F446CD"/>
    <w:rsid w:val="00F44705"/>
    <w:rsid w:val="00F449A4"/>
    <w:rsid w:val="00F44A01"/>
    <w:rsid w:val="00F44C06"/>
    <w:rsid w:val="00F45089"/>
    <w:rsid w:val="00F45FDF"/>
    <w:rsid w:val="00F4690A"/>
    <w:rsid w:val="00F46BB8"/>
    <w:rsid w:val="00F46EF0"/>
    <w:rsid w:val="00F472BE"/>
    <w:rsid w:val="00F47BA9"/>
    <w:rsid w:val="00F47BFE"/>
    <w:rsid w:val="00F519FF"/>
    <w:rsid w:val="00F527B7"/>
    <w:rsid w:val="00F52B98"/>
    <w:rsid w:val="00F52F05"/>
    <w:rsid w:val="00F52F06"/>
    <w:rsid w:val="00F5323C"/>
    <w:rsid w:val="00F53850"/>
    <w:rsid w:val="00F538D3"/>
    <w:rsid w:val="00F53F72"/>
    <w:rsid w:val="00F54519"/>
    <w:rsid w:val="00F54845"/>
    <w:rsid w:val="00F54D1B"/>
    <w:rsid w:val="00F54D6F"/>
    <w:rsid w:val="00F54DDA"/>
    <w:rsid w:val="00F558D1"/>
    <w:rsid w:val="00F55923"/>
    <w:rsid w:val="00F55ABA"/>
    <w:rsid w:val="00F55C27"/>
    <w:rsid w:val="00F56260"/>
    <w:rsid w:val="00F5732A"/>
    <w:rsid w:val="00F57C50"/>
    <w:rsid w:val="00F6077D"/>
    <w:rsid w:val="00F6094F"/>
    <w:rsid w:val="00F6097C"/>
    <w:rsid w:val="00F60BFA"/>
    <w:rsid w:val="00F61462"/>
    <w:rsid w:val="00F61742"/>
    <w:rsid w:val="00F61A6F"/>
    <w:rsid w:val="00F61D00"/>
    <w:rsid w:val="00F61D9C"/>
    <w:rsid w:val="00F6261B"/>
    <w:rsid w:val="00F634A3"/>
    <w:rsid w:val="00F63A71"/>
    <w:rsid w:val="00F64255"/>
    <w:rsid w:val="00F6429A"/>
    <w:rsid w:val="00F64773"/>
    <w:rsid w:val="00F65458"/>
    <w:rsid w:val="00F65492"/>
    <w:rsid w:val="00F656C8"/>
    <w:rsid w:val="00F65747"/>
    <w:rsid w:val="00F659EF"/>
    <w:rsid w:val="00F66C49"/>
    <w:rsid w:val="00F66D05"/>
    <w:rsid w:val="00F66DEC"/>
    <w:rsid w:val="00F66FD7"/>
    <w:rsid w:val="00F6729F"/>
    <w:rsid w:val="00F672FA"/>
    <w:rsid w:val="00F70585"/>
    <w:rsid w:val="00F707F1"/>
    <w:rsid w:val="00F70902"/>
    <w:rsid w:val="00F7168F"/>
    <w:rsid w:val="00F71E6F"/>
    <w:rsid w:val="00F71F13"/>
    <w:rsid w:val="00F728AD"/>
    <w:rsid w:val="00F730A6"/>
    <w:rsid w:val="00F73311"/>
    <w:rsid w:val="00F73366"/>
    <w:rsid w:val="00F73984"/>
    <w:rsid w:val="00F73D5F"/>
    <w:rsid w:val="00F73EB9"/>
    <w:rsid w:val="00F75583"/>
    <w:rsid w:val="00F75F1B"/>
    <w:rsid w:val="00F7603F"/>
    <w:rsid w:val="00F760B5"/>
    <w:rsid w:val="00F762E9"/>
    <w:rsid w:val="00F763E8"/>
    <w:rsid w:val="00F76403"/>
    <w:rsid w:val="00F76CFC"/>
    <w:rsid w:val="00F76E3B"/>
    <w:rsid w:val="00F77042"/>
    <w:rsid w:val="00F7726D"/>
    <w:rsid w:val="00F77542"/>
    <w:rsid w:val="00F779F0"/>
    <w:rsid w:val="00F77CC6"/>
    <w:rsid w:val="00F77E9B"/>
    <w:rsid w:val="00F805D7"/>
    <w:rsid w:val="00F80A3A"/>
    <w:rsid w:val="00F80A46"/>
    <w:rsid w:val="00F80B1A"/>
    <w:rsid w:val="00F8161B"/>
    <w:rsid w:val="00F817FD"/>
    <w:rsid w:val="00F81841"/>
    <w:rsid w:val="00F81D9E"/>
    <w:rsid w:val="00F81E55"/>
    <w:rsid w:val="00F81F86"/>
    <w:rsid w:val="00F82290"/>
    <w:rsid w:val="00F824B2"/>
    <w:rsid w:val="00F83158"/>
    <w:rsid w:val="00F832F6"/>
    <w:rsid w:val="00F833E3"/>
    <w:rsid w:val="00F83DD4"/>
    <w:rsid w:val="00F83DFD"/>
    <w:rsid w:val="00F843BE"/>
    <w:rsid w:val="00F845A0"/>
    <w:rsid w:val="00F85941"/>
    <w:rsid w:val="00F859A0"/>
    <w:rsid w:val="00F85A81"/>
    <w:rsid w:val="00F86305"/>
    <w:rsid w:val="00F8671E"/>
    <w:rsid w:val="00F86BC4"/>
    <w:rsid w:val="00F8720D"/>
    <w:rsid w:val="00F874C7"/>
    <w:rsid w:val="00F87611"/>
    <w:rsid w:val="00F8780C"/>
    <w:rsid w:val="00F87FA7"/>
    <w:rsid w:val="00F90284"/>
    <w:rsid w:val="00F902B5"/>
    <w:rsid w:val="00F9038C"/>
    <w:rsid w:val="00F903C5"/>
    <w:rsid w:val="00F90990"/>
    <w:rsid w:val="00F915AC"/>
    <w:rsid w:val="00F915E3"/>
    <w:rsid w:val="00F916C5"/>
    <w:rsid w:val="00F9186B"/>
    <w:rsid w:val="00F9187F"/>
    <w:rsid w:val="00F91B6D"/>
    <w:rsid w:val="00F91FE7"/>
    <w:rsid w:val="00F9233E"/>
    <w:rsid w:val="00F92666"/>
    <w:rsid w:val="00F929AD"/>
    <w:rsid w:val="00F92AED"/>
    <w:rsid w:val="00F92BD7"/>
    <w:rsid w:val="00F92C93"/>
    <w:rsid w:val="00F92F5E"/>
    <w:rsid w:val="00F931A2"/>
    <w:rsid w:val="00F936BA"/>
    <w:rsid w:val="00F94A77"/>
    <w:rsid w:val="00F953B7"/>
    <w:rsid w:val="00F956D8"/>
    <w:rsid w:val="00F95910"/>
    <w:rsid w:val="00F961FC"/>
    <w:rsid w:val="00F96203"/>
    <w:rsid w:val="00F963F6"/>
    <w:rsid w:val="00F968B6"/>
    <w:rsid w:val="00F969D4"/>
    <w:rsid w:val="00F96A58"/>
    <w:rsid w:val="00F9735D"/>
    <w:rsid w:val="00F974D3"/>
    <w:rsid w:val="00F97713"/>
    <w:rsid w:val="00F97787"/>
    <w:rsid w:val="00F9782B"/>
    <w:rsid w:val="00F97FAD"/>
    <w:rsid w:val="00FA17C9"/>
    <w:rsid w:val="00FA1B9F"/>
    <w:rsid w:val="00FA1E64"/>
    <w:rsid w:val="00FA3473"/>
    <w:rsid w:val="00FA36A1"/>
    <w:rsid w:val="00FA4108"/>
    <w:rsid w:val="00FA4BD3"/>
    <w:rsid w:val="00FA4C03"/>
    <w:rsid w:val="00FA4ED6"/>
    <w:rsid w:val="00FA5D52"/>
    <w:rsid w:val="00FA63FE"/>
    <w:rsid w:val="00FA6999"/>
    <w:rsid w:val="00FA7E09"/>
    <w:rsid w:val="00FA7E5D"/>
    <w:rsid w:val="00FB0684"/>
    <w:rsid w:val="00FB0878"/>
    <w:rsid w:val="00FB1EFB"/>
    <w:rsid w:val="00FB21BB"/>
    <w:rsid w:val="00FB246E"/>
    <w:rsid w:val="00FB3072"/>
    <w:rsid w:val="00FB34F5"/>
    <w:rsid w:val="00FB39FF"/>
    <w:rsid w:val="00FB413C"/>
    <w:rsid w:val="00FB4B22"/>
    <w:rsid w:val="00FB4B6C"/>
    <w:rsid w:val="00FB4B92"/>
    <w:rsid w:val="00FB5295"/>
    <w:rsid w:val="00FB5791"/>
    <w:rsid w:val="00FB5810"/>
    <w:rsid w:val="00FB592E"/>
    <w:rsid w:val="00FB5BCB"/>
    <w:rsid w:val="00FB5C5D"/>
    <w:rsid w:val="00FB5E9A"/>
    <w:rsid w:val="00FB6073"/>
    <w:rsid w:val="00FB613F"/>
    <w:rsid w:val="00FB62CE"/>
    <w:rsid w:val="00FB66D9"/>
    <w:rsid w:val="00FB6B7C"/>
    <w:rsid w:val="00FB6BF1"/>
    <w:rsid w:val="00FB7A83"/>
    <w:rsid w:val="00FB7E4F"/>
    <w:rsid w:val="00FC0593"/>
    <w:rsid w:val="00FC12A0"/>
    <w:rsid w:val="00FC137D"/>
    <w:rsid w:val="00FC182F"/>
    <w:rsid w:val="00FC1B36"/>
    <w:rsid w:val="00FC1C1F"/>
    <w:rsid w:val="00FC2602"/>
    <w:rsid w:val="00FC2A6E"/>
    <w:rsid w:val="00FC335F"/>
    <w:rsid w:val="00FC339F"/>
    <w:rsid w:val="00FC3D10"/>
    <w:rsid w:val="00FC3D9E"/>
    <w:rsid w:val="00FC44AA"/>
    <w:rsid w:val="00FC51DD"/>
    <w:rsid w:val="00FC54FB"/>
    <w:rsid w:val="00FC5738"/>
    <w:rsid w:val="00FC58D1"/>
    <w:rsid w:val="00FC6821"/>
    <w:rsid w:val="00FC7709"/>
    <w:rsid w:val="00FC7AD6"/>
    <w:rsid w:val="00FC7F67"/>
    <w:rsid w:val="00FD096A"/>
    <w:rsid w:val="00FD0D74"/>
    <w:rsid w:val="00FD19FD"/>
    <w:rsid w:val="00FD1A95"/>
    <w:rsid w:val="00FD1A9D"/>
    <w:rsid w:val="00FD2BAA"/>
    <w:rsid w:val="00FD2BB5"/>
    <w:rsid w:val="00FD3A26"/>
    <w:rsid w:val="00FD410E"/>
    <w:rsid w:val="00FD4183"/>
    <w:rsid w:val="00FD426B"/>
    <w:rsid w:val="00FD4770"/>
    <w:rsid w:val="00FD4FA4"/>
    <w:rsid w:val="00FD5194"/>
    <w:rsid w:val="00FD54CD"/>
    <w:rsid w:val="00FD5D45"/>
    <w:rsid w:val="00FD5D99"/>
    <w:rsid w:val="00FD6094"/>
    <w:rsid w:val="00FD60D3"/>
    <w:rsid w:val="00FD62C4"/>
    <w:rsid w:val="00FD651B"/>
    <w:rsid w:val="00FD7034"/>
    <w:rsid w:val="00FD7497"/>
    <w:rsid w:val="00FD7B2A"/>
    <w:rsid w:val="00FD7B64"/>
    <w:rsid w:val="00FE097C"/>
    <w:rsid w:val="00FE1515"/>
    <w:rsid w:val="00FE2821"/>
    <w:rsid w:val="00FE2E57"/>
    <w:rsid w:val="00FE49CE"/>
    <w:rsid w:val="00FE4A13"/>
    <w:rsid w:val="00FE4E7F"/>
    <w:rsid w:val="00FE5242"/>
    <w:rsid w:val="00FE5620"/>
    <w:rsid w:val="00FE5AD9"/>
    <w:rsid w:val="00FE5C89"/>
    <w:rsid w:val="00FE6114"/>
    <w:rsid w:val="00FE6CAF"/>
    <w:rsid w:val="00FE71D9"/>
    <w:rsid w:val="00FF07B9"/>
    <w:rsid w:val="00FF0B7F"/>
    <w:rsid w:val="00FF0DE6"/>
    <w:rsid w:val="00FF1E22"/>
    <w:rsid w:val="00FF2570"/>
    <w:rsid w:val="00FF291D"/>
    <w:rsid w:val="00FF29EC"/>
    <w:rsid w:val="00FF3062"/>
    <w:rsid w:val="00FF3316"/>
    <w:rsid w:val="00FF33BE"/>
    <w:rsid w:val="00FF4689"/>
    <w:rsid w:val="00FF4B48"/>
    <w:rsid w:val="00FF4C7D"/>
    <w:rsid w:val="00FF4CCE"/>
    <w:rsid w:val="00FF51F5"/>
    <w:rsid w:val="00FF5781"/>
    <w:rsid w:val="00FF5B93"/>
    <w:rsid w:val="00FF6313"/>
    <w:rsid w:val="00FF6318"/>
    <w:rsid w:val="00FF6664"/>
    <w:rsid w:val="00FF678B"/>
    <w:rsid w:val="00FF6ED6"/>
    <w:rsid w:val="00FF71AE"/>
    <w:rsid w:val="00FF7322"/>
    <w:rsid w:val="00FF745D"/>
    <w:rsid w:val="00FF7467"/>
    <w:rsid w:val="00FF791C"/>
    <w:rsid w:val="019F510A"/>
    <w:rsid w:val="01DA8A5E"/>
    <w:rsid w:val="01DF3DBB"/>
    <w:rsid w:val="01E1AF00"/>
    <w:rsid w:val="0207A727"/>
    <w:rsid w:val="025E0C2B"/>
    <w:rsid w:val="026E3254"/>
    <w:rsid w:val="02A8A453"/>
    <w:rsid w:val="02C61A9B"/>
    <w:rsid w:val="02EA2763"/>
    <w:rsid w:val="03210771"/>
    <w:rsid w:val="032E2CFE"/>
    <w:rsid w:val="038D4C7A"/>
    <w:rsid w:val="0392572F"/>
    <w:rsid w:val="0394A18D"/>
    <w:rsid w:val="03EFC3F7"/>
    <w:rsid w:val="0410067B"/>
    <w:rsid w:val="04358CB9"/>
    <w:rsid w:val="043B40DF"/>
    <w:rsid w:val="0479EC30"/>
    <w:rsid w:val="04C2B6F5"/>
    <w:rsid w:val="050BD187"/>
    <w:rsid w:val="06278FAC"/>
    <w:rsid w:val="06692FAD"/>
    <w:rsid w:val="0704AFEB"/>
    <w:rsid w:val="0718C122"/>
    <w:rsid w:val="0755340E"/>
    <w:rsid w:val="0791584F"/>
    <w:rsid w:val="07B28911"/>
    <w:rsid w:val="07C13432"/>
    <w:rsid w:val="081EE79C"/>
    <w:rsid w:val="0854C9CF"/>
    <w:rsid w:val="0861B9BC"/>
    <w:rsid w:val="08C8A50C"/>
    <w:rsid w:val="093C1415"/>
    <w:rsid w:val="093C5FE5"/>
    <w:rsid w:val="0979694E"/>
    <w:rsid w:val="098F6026"/>
    <w:rsid w:val="09922171"/>
    <w:rsid w:val="09A2247F"/>
    <w:rsid w:val="09A7A2D2"/>
    <w:rsid w:val="09B6FF97"/>
    <w:rsid w:val="0A2E60EE"/>
    <w:rsid w:val="0A6D2C41"/>
    <w:rsid w:val="0AC818B2"/>
    <w:rsid w:val="0ACB9D10"/>
    <w:rsid w:val="0AF96C6C"/>
    <w:rsid w:val="0BA07DBB"/>
    <w:rsid w:val="0C134BDD"/>
    <w:rsid w:val="0C1971B0"/>
    <w:rsid w:val="0C524B2E"/>
    <w:rsid w:val="0CE7C75D"/>
    <w:rsid w:val="0D3958C4"/>
    <w:rsid w:val="0DAF1AA8"/>
    <w:rsid w:val="0E9A34CD"/>
    <w:rsid w:val="0EBE0EBE"/>
    <w:rsid w:val="0EC40962"/>
    <w:rsid w:val="0EE01F6B"/>
    <w:rsid w:val="0EEEB34B"/>
    <w:rsid w:val="0F241ED1"/>
    <w:rsid w:val="0F962D1A"/>
    <w:rsid w:val="0F98AFAB"/>
    <w:rsid w:val="0F9CED30"/>
    <w:rsid w:val="0FB870C6"/>
    <w:rsid w:val="1019E80E"/>
    <w:rsid w:val="103FC407"/>
    <w:rsid w:val="1045106C"/>
    <w:rsid w:val="11013B2B"/>
    <w:rsid w:val="111631F7"/>
    <w:rsid w:val="116BEA4E"/>
    <w:rsid w:val="1204C743"/>
    <w:rsid w:val="12D9404A"/>
    <w:rsid w:val="12EB3A49"/>
    <w:rsid w:val="1351D41C"/>
    <w:rsid w:val="137BBFBF"/>
    <w:rsid w:val="1380D6C9"/>
    <w:rsid w:val="139E6CE0"/>
    <w:rsid w:val="13FD440A"/>
    <w:rsid w:val="14456AF6"/>
    <w:rsid w:val="14871ECB"/>
    <w:rsid w:val="14CFEAD1"/>
    <w:rsid w:val="15008D40"/>
    <w:rsid w:val="1562EFDB"/>
    <w:rsid w:val="15A037A8"/>
    <w:rsid w:val="15B11347"/>
    <w:rsid w:val="161DC948"/>
    <w:rsid w:val="1660F5AF"/>
    <w:rsid w:val="1679EFE1"/>
    <w:rsid w:val="16F96367"/>
    <w:rsid w:val="176BEF50"/>
    <w:rsid w:val="17F60A52"/>
    <w:rsid w:val="180B926B"/>
    <w:rsid w:val="189B561A"/>
    <w:rsid w:val="18F6B357"/>
    <w:rsid w:val="19BB29D4"/>
    <w:rsid w:val="19E90E21"/>
    <w:rsid w:val="1A3AFD5E"/>
    <w:rsid w:val="1A7782DB"/>
    <w:rsid w:val="1A87B8F4"/>
    <w:rsid w:val="1B5C75BB"/>
    <w:rsid w:val="1B6D11CD"/>
    <w:rsid w:val="1C0D7FF3"/>
    <w:rsid w:val="1C43671A"/>
    <w:rsid w:val="1C4521EF"/>
    <w:rsid w:val="1C4C8456"/>
    <w:rsid w:val="1C7217E7"/>
    <w:rsid w:val="1D120FBA"/>
    <w:rsid w:val="1D75821A"/>
    <w:rsid w:val="1DAD8D2C"/>
    <w:rsid w:val="1DB951A3"/>
    <w:rsid w:val="1DC0E51A"/>
    <w:rsid w:val="1E0031DE"/>
    <w:rsid w:val="1E0F3722"/>
    <w:rsid w:val="1E62021C"/>
    <w:rsid w:val="1E86AD71"/>
    <w:rsid w:val="1E8F7101"/>
    <w:rsid w:val="1EB19DB2"/>
    <w:rsid w:val="1EB4753C"/>
    <w:rsid w:val="1ED8CC66"/>
    <w:rsid w:val="1F25E20F"/>
    <w:rsid w:val="1F28C78D"/>
    <w:rsid w:val="1F7801CE"/>
    <w:rsid w:val="1F7CCE44"/>
    <w:rsid w:val="1FCAFCB8"/>
    <w:rsid w:val="1FDF11BA"/>
    <w:rsid w:val="1FF3ECB9"/>
    <w:rsid w:val="200ACDEA"/>
    <w:rsid w:val="2057C429"/>
    <w:rsid w:val="205DB6A5"/>
    <w:rsid w:val="208D787B"/>
    <w:rsid w:val="213DA409"/>
    <w:rsid w:val="2158076D"/>
    <w:rsid w:val="2188CCAE"/>
    <w:rsid w:val="21939B5B"/>
    <w:rsid w:val="21B1C389"/>
    <w:rsid w:val="21D66EDE"/>
    <w:rsid w:val="2217AF04"/>
    <w:rsid w:val="222948DC"/>
    <w:rsid w:val="225DD1A0"/>
    <w:rsid w:val="225ED4B8"/>
    <w:rsid w:val="22C59958"/>
    <w:rsid w:val="232D302F"/>
    <w:rsid w:val="235BFEE1"/>
    <w:rsid w:val="244582D3"/>
    <w:rsid w:val="24465CF8"/>
    <w:rsid w:val="24506E9F"/>
    <w:rsid w:val="24D9B581"/>
    <w:rsid w:val="24E6DF2D"/>
    <w:rsid w:val="24F508EB"/>
    <w:rsid w:val="25206308"/>
    <w:rsid w:val="258491D7"/>
    <w:rsid w:val="25A2E748"/>
    <w:rsid w:val="25E8063D"/>
    <w:rsid w:val="25F35A43"/>
    <w:rsid w:val="2610E492"/>
    <w:rsid w:val="2699ACDC"/>
    <w:rsid w:val="26BB3319"/>
    <w:rsid w:val="273BAB95"/>
    <w:rsid w:val="285C21CB"/>
    <w:rsid w:val="2860B457"/>
    <w:rsid w:val="28C54229"/>
    <w:rsid w:val="28E5936F"/>
    <w:rsid w:val="29295CEA"/>
    <w:rsid w:val="292C2587"/>
    <w:rsid w:val="29491F11"/>
    <w:rsid w:val="29C20B05"/>
    <w:rsid w:val="2A22C49F"/>
    <w:rsid w:val="2A2AB872"/>
    <w:rsid w:val="2A8AF8BE"/>
    <w:rsid w:val="2ABC4289"/>
    <w:rsid w:val="2ACD4B2B"/>
    <w:rsid w:val="2AF2E811"/>
    <w:rsid w:val="2B134A39"/>
    <w:rsid w:val="2B37604D"/>
    <w:rsid w:val="2B9B71AF"/>
    <w:rsid w:val="2BACE402"/>
    <w:rsid w:val="2BE26559"/>
    <w:rsid w:val="2C19F0CA"/>
    <w:rsid w:val="2C2857A9"/>
    <w:rsid w:val="2CBA58D3"/>
    <w:rsid w:val="2CF43A86"/>
    <w:rsid w:val="2D1EF97E"/>
    <w:rsid w:val="2D242FE8"/>
    <w:rsid w:val="2DB1BA84"/>
    <w:rsid w:val="2E39E1FA"/>
    <w:rsid w:val="2E46E2C2"/>
    <w:rsid w:val="2E473DAE"/>
    <w:rsid w:val="2E47D9E2"/>
    <w:rsid w:val="2ECEE4B9"/>
    <w:rsid w:val="2FBDC481"/>
    <w:rsid w:val="2FEF0D5A"/>
    <w:rsid w:val="2FF435B1"/>
    <w:rsid w:val="2FFC2418"/>
    <w:rsid w:val="300DC4BE"/>
    <w:rsid w:val="306F88A7"/>
    <w:rsid w:val="309338E6"/>
    <w:rsid w:val="3098C3BE"/>
    <w:rsid w:val="30A8AEF5"/>
    <w:rsid w:val="311EA36B"/>
    <w:rsid w:val="316AC521"/>
    <w:rsid w:val="31757433"/>
    <w:rsid w:val="31F739DC"/>
    <w:rsid w:val="324230A4"/>
    <w:rsid w:val="332A020D"/>
    <w:rsid w:val="333A8370"/>
    <w:rsid w:val="334A3643"/>
    <w:rsid w:val="3351E565"/>
    <w:rsid w:val="3387FE62"/>
    <w:rsid w:val="33C35A31"/>
    <w:rsid w:val="33CD9636"/>
    <w:rsid w:val="3418C3CF"/>
    <w:rsid w:val="34B0AB62"/>
    <w:rsid w:val="356FE8EF"/>
    <w:rsid w:val="35F05639"/>
    <w:rsid w:val="36507A4C"/>
    <w:rsid w:val="36A40EE6"/>
    <w:rsid w:val="36B9E3FA"/>
    <w:rsid w:val="36D4711D"/>
    <w:rsid w:val="37012FF3"/>
    <w:rsid w:val="371CCE68"/>
    <w:rsid w:val="3787FCD2"/>
    <w:rsid w:val="3844A984"/>
    <w:rsid w:val="38BC9218"/>
    <w:rsid w:val="38E80344"/>
    <w:rsid w:val="391DC3B1"/>
    <w:rsid w:val="392FFCF1"/>
    <w:rsid w:val="3988E3EA"/>
    <w:rsid w:val="39AD8250"/>
    <w:rsid w:val="39CB0CAD"/>
    <w:rsid w:val="39D100FA"/>
    <w:rsid w:val="39F3BEA9"/>
    <w:rsid w:val="3A448902"/>
    <w:rsid w:val="3AE31BA4"/>
    <w:rsid w:val="3B00FF79"/>
    <w:rsid w:val="3B4DE782"/>
    <w:rsid w:val="3B5BE589"/>
    <w:rsid w:val="3B9F0747"/>
    <w:rsid w:val="3BADE16B"/>
    <w:rsid w:val="3BAEA5E5"/>
    <w:rsid w:val="3BD51415"/>
    <w:rsid w:val="3C1D30F6"/>
    <w:rsid w:val="3C2E2202"/>
    <w:rsid w:val="3CEE87D8"/>
    <w:rsid w:val="3D2BF6E3"/>
    <w:rsid w:val="3D2C9262"/>
    <w:rsid w:val="3D70E476"/>
    <w:rsid w:val="3D8C3677"/>
    <w:rsid w:val="3FA3098E"/>
    <w:rsid w:val="407CC740"/>
    <w:rsid w:val="409148ED"/>
    <w:rsid w:val="40D4E1AA"/>
    <w:rsid w:val="40E2FA08"/>
    <w:rsid w:val="40E95743"/>
    <w:rsid w:val="41477943"/>
    <w:rsid w:val="41E86F77"/>
    <w:rsid w:val="42354F2D"/>
    <w:rsid w:val="425483BE"/>
    <w:rsid w:val="426576BB"/>
    <w:rsid w:val="42F9FDFB"/>
    <w:rsid w:val="43DC158A"/>
    <w:rsid w:val="443D9A75"/>
    <w:rsid w:val="44504AC1"/>
    <w:rsid w:val="446165FF"/>
    <w:rsid w:val="44680318"/>
    <w:rsid w:val="4503D990"/>
    <w:rsid w:val="451ABD06"/>
    <w:rsid w:val="456A04AE"/>
    <w:rsid w:val="460DDF09"/>
    <w:rsid w:val="466B248B"/>
    <w:rsid w:val="46BB128D"/>
    <w:rsid w:val="46C1103B"/>
    <w:rsid w:val="46D34E99"/>
    <w:rsid w:val="46F91887"/>
    <w:rsid w:val="4760F4EC"/>
    <w:rsid w:val="47FCE757"/>
    <w:rsid w:val="48033E75"/>
    <w:rsid w:val="4808966F"/>
    <w:rsid w:val="4833EAE4"/>
    <w:rsid w:val="4838F67C"/>
    <w:rsid w:val="484122F1"/>
    <w:rsid w:val="48427856"/>
    <w:rsid w:val="48BF1C39"/>
    <w:rsid w:val="48CC2697"/>
    <w:rsid w:val="48E39353"/>
    <w:rsid w:val="48E9CE46"/>
    <w:rsid w:val="49023839"/>
    <w:rsid w:val="4944D8D2"/>
    <w:rsid w:val="494C3E21"/>
    <w:rsid w:val="499A28F0"/>
    <w:rsid w:val="49AE7B16"/>
    <w:rsid w:val="49DCF352"/>
    <w:rsid w:val="4A0D464C"/>
    <w:rsid w:val="4A32EC6B"/>
    <w:rsid w:val="4AA50090"/>
    <w:rsid w:val="4AA56564"/>
    <w:rsid w:val="4B18B6BA"/>
    <w:rsid w:val="4B1F9C7E"/>
    <w:rsid w:val="4B6B9330"/>
    <w:rsid w:val="4B7414FB"/>
    <w:rsid w:val="4BA9954B"/>
    <w:rsid w:val="4BD0FEC1"/>
    <w:rsid w:val="4BD3D1F4"/>
    <w:rsid w:val="4C0936FF"/>
    <w:rsid w:val="4C1C7F0F"/>
    <w:rsid w:val="4C290A55"/>
    <w:rsid w:val="4C3BC4EA"/>
    <w:rsid w:val="4C3DBC2C"/>
    <w:rsid w:val="4C680AAA"/>
    <w:rsid w:val="4C8F97B3"/>
    <w:rsid w:val="4D0530FD"/>
    <w:rsid w:val="4D40B9E7"/>
    <w:rsid w:val="4D5EEF8C"/>
    <w:rsid w:val="4D8E34D9"/>
    <w:rsid w:val="4DCE9FE7"/>
    <w:rsid w:val="4DD40B7E"/>
    <w:rsid w:val="4DD8FC33"/>
    <w:rsid w:val="4E64F67E"/>
    <w:rsid w:val="4E6DFF81"/>
    <w:rsid w:val="4E81C4FB"/>
    <w:rsid w:val="4F0D27A4"/>
    <w:rsid w:val="4F9B8971"/>
    <w:rsid w:val="50009929"/>
    <w:rsid w:val="5006C84F"/>
    <w:rsid w:val="506AD2E5"/>
    <w:rsid w:val="5097993D"/>
    <w:rsid w:val="50CD9050"/>
    <w:rsid w:val="51049AD4"/>
    <w:rsid w:val="51237D90"/>
    <w:rsid w:val="516309D8"/>
    <w:rsid w:val="51779F82"/>
    <w:rsid w:val="51AA4A62"/>
    <w:rsid w:val="51F00B9A"/>
    <w:rsid w:val="522BFD23"/>
    <w:rsid w:val="5270DD02"/>
    <w:rsid w:val="528BC2EE"/>
    <w:rsid w:val="53053ED4"/>
    <w:rsid w:val="530CC727"/>
    <w:rsid w:val="531398E9"/>
    <w:rsid w:val="533FF97E"/>
    <w:rsid w:val="538B8C22"/>
    <w:rsid w:val="53AF1EA7"/>
    <w:rsid w:val="53B2BDF2"/>
    <w:rsid w:val="540B6596"/>
    <w:rsid w:val="5473E546"/>
    <w:rsid w:val="549707B9"/>
    <w:rsid w:val="54D21CA6"/>
    <w:rsid w:val="5554AFA3"/>
    <w:rsid w:val="555583A8"/>
    <w:rsid w:val="55636DF8"/>
    <w:rsid w:val="559E7482"/>
    <w:rsid w:val="5637C877"/>
    <w:rsid w:val="5641E10C"/>
    <w:rsid w:val="56960C74"/>
    <w:rsid w:val="576BB396"/>
    <w:rsid w:val="57A24ED7"/>
    <w:rsid w:val="57A7C2BC"/>
    <w:rsid w:val="57C8A4CC"/>
    <w:rsid w:val="58385541"/>
    <w:rsid w:val="588210A4"/>
    <w:rsid w:val="58BFE9FC"/>
    <w:rsid w:val="5912E917"/>
    <w:rsid w:val="5923B413"/>
    <w:rsid w:val="5962DBC5"/>
    <w:rsid w:val="59919085"/>
    <w:rsid w:val="59E79883"/>
    <w:rsid w:val="5A063728"/>
    <w:rsid w:val="5A125168"/>
    <w:rsid w:val="5ACEB07E"/>
    <w:rsid w:val="5ADAEA29"/>
    <w:rsid w:val="5B6F335B"/>
    <w:rsid w:val="5B6FE4AB"/>
    <w:rsid w:val="5C136E2A"/>
    <w:rsid w:val="5CBFCDB1"/>
    <w:rsid w:val="5CDD889A"/>
    <w:rsid w:val="5D0233EF"/>
    <w:rsid w:val="5DDA1FC9"/>
    <w:rsid w:val="5DEF30F5"/>
    <w:rsid w:val="5E1549B1"/>
    <w:rsid w:val="5E26CCF0"/>
    <w:rsid w:val="5E650169"/>
    <w:rsid w:val="5EAB7518"/>
    <w:rsid w:val="5EB03C41"/>
    <w:rsid w:val="5F286268"/>
    <w:rsid w:val="5F3E9D53"/>
    <w:rsid w:val="5F75D0A9"/>
    <w:rsid w:val="5FCEB8F5"/>
    <w:rsid w:val="60EACE69"/>
    <w:rsid w:val="60F0342C"/>
    <w:rsid w:val="6120D6FA"/>
    <w:rsid w:val="6133AB3A"/>
    <w:rsid w:val="614F3B32"/>
    <w:rsid w:val="615F2C01"/>
    <w:rsid w:val="618077A2"/>
    <w:rsid w:val="618235D3"/>
    <w:rsid w:val="621D05F8"/>
    <w:rsid w:val="6270BC29"/>
    <w:rsid w:val="62808269"/>
    <w:rsid w:val="62BE7C56"/>
    <w:rsid w:val="630172B1"/>
    <w:rsid w:val="635DFC1C"/>
    <w:rsid w:val="636C2431"/>
    <w:rsid w:val="637838A2"/>
    <w:rsid w:val="637879B6"/>
    <w:rsid w:val="638A0366"/>
    <w:rsid w:val="63EC4260"/>
    <w:rsid w:val="6419AE28"/>
    <w:rsid w:val="6448799C"/>
    <w:rsid w:val="644E797C"/>
    <w:rsid w:val="64736C66"/>
    <w:rsid w:val="647D9641"/>
    <w:rsid w:val="64A28033"/>
    <w:rsid w:val="64ACD540"/>
    <w:rsid w:val="64FD5002"/>
    <w:rsid w:val="654D12BF"/>
    <w:rsid w:val="657DDABB"/>
    <w:rsid w:val="6596A7CD"/>
    <w:rsid w:val="65C6878A"/>
    <w:rsid w:val="660FD5D3"/>
    <w:rsid w:val="66434A1D"/>
    <w:rsid w:val="666576E0"/>
    <w:rsid w:val="6726F730"/>
    <w:rsid w:val="677FB5B7"/>
    <w:rsid w:val="68092084"/>
    <w:rsid w:val="68348F57"/>
    <w:rsid w:val="689CE674"/>
    <w:rsid w:val="68A862B7"/>
    <w:rsid w:val="690CC63E"/>
    <w:rsid w:val="69604A36"/>
    <w:rsid w:val="69D0783F"/>
    <w:rsid w:val="6A670143"/>
    <w:rsid w:val="6BF17476"/>
    <w:rsid w:val="6C304E04"/>
    <w:rsid w:val="6C474ECC"/>
    <w:rsid w:val="6CFF17B6"/>
    <w:rsid w:val="6DB180A6"/>
    <w:rsid w:val="6E0AEBBC"/>
    <w:rsid w:val="6E19D446"/>
    <w:rsid w:val="6E9F56D6"/>
    <w:rsid w:val="6EADCF26"/>
    <w:rsid w:val="6EB4EAD9"/>
    <w:rsid w:val="6EC383AC"/>
    <w:rsid w:val="6F3D8A13"/>
    <w:rsid w:val="6FAB3FB6"/>
    <w:rsid w:val="6FEC7C73"/>
    <w:rsid w:val="700426BD"/>
    <w:rsid w:val="7010CE9B"/>
    <w:rsid w:val="70647C28"/>
    <w:rsid w:val="707F107A"/>
    <w:rsid w:val="7094EF6A"/>
    <w:rsid w:val="711F1348"/>
    <w:rsid w:val="713508C3"/>
    <w:rsid w:val="720311F4"/>
    <w:rsid w:val="7213E824"/>
    <w:rsid w:val="72160F6A"/>
    <w:rsid w:val="7261655B"/>
    <w:rsid w:val="72750962"/>
    <w:rsid w:val="72B3483D"/>
    <w:rsid w:val="72B6A987"/>
    <w:rsid w:val="72C26DB0"/>
    <w:rsid w:val="731DC41A"/>
    <w:rsid w:val="7337BB08"/>
    <w:rsid w:val="739EA053"/>
    <w:rsid w:val="73A430C9"/>
    <w:rsid w:val="73E3DA44"/>
    <w:rsid w:val="73E93051"/>
    <w:rsid w:val="73F179E5"/>
    <w:rsid w:val="73FE2B78"/>
    <w:rsid w:val="74015590"/>
    <w:rsid w:val="74F95B0D"/>
    <w:rsid w:val="7516A1B8"/>
    <w:rsid w:val="751A3E49"/>
    <w:rsid w:val="757FD53B"/>
    <w:rsid w:val="759817E8"/>
    <w:rsid w:val="75E9CA68"/>
    <w:rsid w:val="75FA22E5"/>
    <w:rsid w:val="76536999"/>
    <w:rsid w:val="76778A62"/>
    <w:rsid w:val="76E2F4C8"/>
    <w:rsid w:val="7718D05C"/>
    <w:rsid w:val="773159B7"/>
    <w:rsid w:val="778B7732"/>
    <w:rsid w:val="77A8ED3D"/>
    <w:rsid w:val="77DDAC5B"/>
    <w:rsid w:val="7808CF0D"/>
    <w:rsid w:val="78A00386"/>
    <w:rsid w:val="78FC99BA"/>
    <w:rsid w:val="791FADF8"/>
    <w:rsid w:val="792001DF"/>
    <w:rsid w:val="7973AB79"/>
    <w:rsid w:val="798DA7A7"/>
    <w:rsid w:val="799683E5"/>
    <w:rsid w:val="79B7BA42"/>
    <w:rsid w:val="7A06E7A3"/>
    <w:rsid w:val="7A1024B1"/>
    <w:rsid w:val="7A32B9E1"/>
    <w:rsid w:val="7A595AC3"/>
    <w:rsid w:val="7A5E6906"/>
    <w:rsid w:val="7AB46BAB"/>
    <w:rsid w:val="7ACAF525"/>
    <w:rsid w:val="7ADF0027"/>
    <w:rsid w:val="7AFFD49A"/>
    <w:rsid w:val="7C097498"/>
    <w:rsid w:val="7C0C8D19"/>
    <w:rsid w:val="7C2AB83C"/>
    <w:rsid w:val="7C48BC0D"/>
    <w:rsid w:val="7CD53F94"/>
    <w:rsid w:val="7CDAA79D"/>
    <w:rsid w:val="7CE58E34"/>
    <w:rsid w:val="7D3C695C"/>
    <w:rsid w:val="7D5C434E"/>
    <w:rsid w:val="7D6E14D4"/>
    <w:rsid w:val="7D6FFB96"/>
    <w:rsid w:val="7D88EBAA"/>
    <w:rsid w:val="7DCB4DFA"/>
    <w:rsid w:val="7E83E306"/>
    <w:rsid w:val="7EC7B02E"/>
    <w:rsid w:val="7ED23C74"/>
    <w:rsid w:val="7EE55BC0"/>
    <w:rsid w:val="7F2B09CD"/>
    <w:rsid w:val="7F5A38A3"/>
    <w:rsid w:val="7F5F1D93"/>
    <w:rsid w:val="7F969121"/>
    <w:rsid w:val="7FF48D76"/>
  </w:rsids>
  <m:mathPr>
    <m:mathFont m:val="Cambria Math"/>
    <m:brkBin m:val="before"/>
    <m:brkBinSub m:val="--"/>
    <m:smallFrac m:val="0"/>
    <m:dispDef/>
    <m:lMargin m:val="0"/>
    <m:rMargin m:val="0"/>
    <m:defJc m:val="centerGroup"/>
    <m:wrapIndent m:val="1440"/>
    <m:intLim m:val="subSup"/>
    <m:naryLim m:val="undOvr"/>
  </m:mathPr>
  <w:themeFontLang w:val="es-AR" w:eastAsia="es-A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76F48"/>
  <w15:chartTrackingRefBased/>
  <w15:docId w15:val="{86FC257E-E955-4BA1-872B-A35438D5D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E1B"/>
    <w:pPr>
      <w:spacing w:after="120" w:line="276" w:lineRule="auto"/>
      <w:jc w:val="both"/>
    </w:pPr>
    <w:rPr>
      <w:sz w:val="20"/>
      <w:lang w:val="es-ES"/>
    </w:rPr>
  </w:style>
  <w:style w:type="paragraph" w:styleId="Heading1">
    <w:name w:val="heading 1"/>
    <w:basedOn w:val="Normal"/>
    <w:next w:val="Normal"/>
    <w:link w:val="Heading1Char"/>
    <w:uiPriority w:val="9"/>
    <w:rsid w:val="008F5B7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rsid w:val="008F5B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Subtitulo"/>
    <w:basedOn w:val="Heading2"/>
    <w:next w:val="Normal"/>
    <w:link w:val="Heading3Char"/>
    <w:uiPriority w:val="9"/>
    <w:unhideWhenUsed/>
    <w:rsid w:val="008F5B74"/>
    <w:pPr>
      <w:spacing w:before="0" w:after="40"/>
      <w:outlineLvl w:val="2"/>
    </w:pPr>
    <w:rPr>
      <w:rFonts w:ascii="Arial" w:hAnsi="Arial"/>
      <w:b/>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ListParagraph"/>
    <w:link w:val="Style1Char"/>
    <w:rsid w:val="008F5B74"/>
    <w:pPr>
      <w:numPr>
        <w:numId w:val="24"/>
      </w:numPr>
      <w:ind w:left="357" w:hanging="357"/>
      <w:contextualSpacing w:val="0"/>
    </w:pPr>
  </w:style>
  <w:style w:type="character" w:customStyle="1" w:styleId="Style1Char">
    <w:name w:val="Style1 Char"/>
    <w:basedOn w:val="DefaultParagraphFont"/>
    <w:link w:val="Style1"/>
    <w:rsid w:val="008F5B74"/>
    <w:rPr>
      <w:sz w:val="20"/>
      <w:lang w:val="es-ES"/>
    </w:rPr>
  </w:style>
  <w:style w:type="paragraph" w:styleId="ListParagraph">
    <w:name w:val="List Paragraph"/>
    <w:basedOn w:val="Normal"/>
    <w:uiPriority w:val="34"/>
    <w:qFormat/>
    <w:rsid w:val="008F5B74"/>
    <w:pPr>
      <w:ind w:left="720"/>
      <w:contextualSpacing/>
    </w:pPr>
  </w:style>
  <w:style w:type="paragraph" w:customStyle="1" w:styleId="Lista2">
    <w:name w:val="Lista2"/>
    <w:basedOn w:val="Normal"/>
    <w:link w:val="Lista2Char"/>
    <w:qFormat/>
    <w:rsid w:val="008F5B74"/>
    <w:pPr>
      <w:numPr>
        <w:ilvl w:val="1"/>
        <w:numId w:val="23"/>
      </w:numPr>
    </w:pPr>
  </w:style>
  <w:style w:type="character" w:customStyle="1" w:styleId="Lista2Char">
    <w:name w:val="Lista2 Char"/>
    <w:basedOn w:val="DefaultParagraphFont"/>
    <w:link w:val="Lista2"/>
    <w:rsid w:val="008F5B74"/>
    <w:rPr>
      <w:sz w:val="20"/>
      <w:lang w:val="es-ES"/>
    </w:rPr>
  </w:style>
  <w:style w:type="paragraph" w:customStyle="1" w:styleId="Lista1">
    <w:name w:val="Lista1"/>
    <w:basedOn w:val="ListParagraph"/>
    <w:link w:val="Lista1Char"/>
    <w:qFormat/>
    <w:rsid w:val="00BA4967"/>
    <w:pPr>
      <w:numPr>
        <w:numId w:val="22"/>
      </w:numPr>
    </w:pPr>
  </w:style>
  <w:style w:type="character" w:customStyle="1" w:styleId="Lista1Char">
    <w:name w:val="Lista1 Char"/>
    <w:basedOn w:val="DefaultParagraphFont"/>
    <w:link w:val="Lista1"/>
    <w:rsid w:val="00BA4967"/>
    <w:rPr>
      <w:sz w:val="20"/>
      <w:lang w:val="es-ES"/>
    </w:rPr>
  </w:style>
  <w:style w:type="paragraph" w:customStyle="1" w:styleId="Style2">
    <w:name w:val="Style2"/>
    <w:basedOn w:val="Lista2"/>
    <w:link w:val="Style2Char"/>
    <w:rsid w:val="008F5B74"/>
    <w:pPr>
      <w:numPr>
        <w:ilvl w:val="2"/>
        <w:numId w:val="21"/>
      </w:numPr>
      <w:ind w:left="1071" w:hanging="357"/>
    </w:pPr>
  </w:style>
  <w:style w:type="character" w:customStyle="1" w:styleId="Style2Char">
    <w:name w:val="Style2 Char"/>
    <w:basedOn w:val="Lista2Char"/>
    <w:link w:val="Style2"/>
    <w:rsid w:val="008F5B74"/>
    <w:rPr>
      <w:sz w:val="20"/>
      <w:lang w:val="es-ES"/>
    </w:rPr>
  </w:style>
  <w:style w:type="paragraph" w:customStyle="1" w:styleId="Titulo">
    <w:name w:val="Titulo"/>
    <w:basedOn w:val="Heading1"/>
    <w:link w:val="TituloChar"/>
    <w:rsid w:val="0056381B"/>
    <w:pPr>
      <w:spacing w:before="0" w:after="240"/>
      <w:jc w:val="center"/>
    </w:pPr>
    <w:rPr>
      <w:rFonts w:cs="Arial"/>
      <w:b/>
      <w:color w:val="4F81BD" w:themeColor="accent1"/>
      <w:sz w:val="28"/>
    </w:rPr>
  </w:style>
  <w:style w:type="character" w:customStyle="1" w:styleId="TituloChar">
    <w:name w:val="Titulo Char"/>
    <w:basedOn w:val="Heading1Char"/>
    <w:link w:val="Titulo"/>
    <w:rsid w:val="0056381B"/>
    <w:rPr>
      <w:rFonts w:asciiTheme="majorHAnsi" w:eastAsiaTheme="majorEastAsia" w:hAnsiTheme="majorHAnsi" w:cs="Arial"/>
      <w:b/>
      <w:color w:val="4F81BD" w:themeColor="accent1"/>
      <w:sz w:val="28"/>
      <w:szCs w:val="32"/>
    </w:rPr>
  </w:style>
  <w:style w:type="character" w:customStyle="1" w:styleId="Heading1Char">
    <w:name w:val="Heading 1 Char"/>
    <w:basedOn w:val="DefaultParagraphFont"/>
    <w:link w:val="Heading1"/>
    <w:uiPriority w:val="9"/>
    <w:rsid w:val="008F5B74"/>
    <w:rPr>
      <w:rFonts w:asciiTheme="majorHAnsi" w:eastAsiaTheme="majorEastAsia" w:hAnsiTheme="majorHAnsi" w:cstheme="majorBidi"/>
      <w:color w:val="365F91" w:themeColor="accent1" w:themeShade="BF"/>
      <w:sz w:val="32"/>
      <w:szCs w:val="32"/>
    </w:rPr>
  </w:style>
  <w:style w:type="character" w:customStyle="1" w:styleId="Heading3Char">
    <w:name w:val="Heading 3 Char"/>
    <w:aliases w:val="Subtitulo Char"/>
    <w:basedOn w:val="DefaultParagraphFont"/>
    <w:link w:val="Heading3"/>
    <w:uiPriority w:val="9"/>
    <w:rsid w:val="008F5B74"/>
    <w:rPr>
      <w:rFonts w:eastAsiaTheme="majorEastAsia" w:cstheme="majorBidi"/>
      <w:b/>
      <w:color w:val="000000" w:themeColor="text1"/>
      <w:sz w:val="22"/>
      <w:szCs w:val="26"/>
    </w:rPr>
  </w:style>
  <w:style w:type="character" w:customStyle="1" w:styleId="Heading2Char">
    <w:name w:val="Heading 2 Char"/>
    <w:basedOn w:val="DefaultParagraphFont"/>
    <w:link w:val="Heading2"/>
    <w:uiPriority w:val="9"/>
    <w:semiHidden/>
    <w:rsid w:val="008F5B74"/>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E557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74A"/>
    <w:rPr>
      <w:sz w:val="20"/>
    </w:rPr>
  </w:style>
  <w:style w:type="paragraph" w:styleId="Footer">
    <w:name w:val="footer"/>
    <w:basedOn w:val="Normal"/>
    <w:link w:val="FooterChar"/>
    <w:uiPriority w:val="99"/>
    <w:unhideWhenUsed/>
    <w:rsid w:val="00E557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74A"/>
    <w:rPr>
      <w:sz w:val="20"/>
    </w:rPr>
  </w:style>
  <w:style w:type="table" w:styleId="TableGrid">
    <w:name w:val="Table Grid"/>
    <w:basedOn w:val="TableNormal"/>
    <w:uiPriority w:val="59"/>
    <w:rsid w:val="00E55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23CB3"/>
    <w:pPr>
      <w:spacing w:after="0" w:line="259" w:lineRule="auto"/>
      <w:jc w:val="left"/>
      <w:outlineLvl w:val="9"/>
    </w:pPr>
    <w:rPr>
      <w:lang w:val="en-US"/>
    </w:rPr>
  </w:style>
  <w:style w:type="paragraph" w:customStyle="1" w:styleId="TtuloMEGA">
    <w:name w:val="Título MEGA"/>
    <w:basedOn w:val="Heading1"/>
    <w:next w:val="Normal"/>
    <w:link w:val="TtuloMEGAChar"/>
    <w:qFormat/>
    <w:rsid w:val="00866B7F"/>
    <w:rPr>
      <w:b/>
      <w:smallCaps/>
      <w:color w:val="4F81BD" w:themeColor="accent1"/>
      <w:sz w:val="22"/>
    </w:rPr>
  </w:style>
  <w:style w:type="character" w:styleId="CommentReference">
    <w:name w:val="annotation reference"/>
    <w:basedOn w:val="DefaultParagraphFont"/>
    <w:semiHidden/>
    <w:unhideWhenUsed/>
    <w:rsid w:val="0031573F"/>
    <w:rPr>
      <w:sz w:val="16"/>
      <w:szCs w:val="16"/>
    </w:rPr>
  </w:style>
  <w:style w:type="character" w:customStyle="1" w:styleId="TtuloMEGAChar">
    <w:name w:val="Título MEGA Char"/>
    <w:basedOn w:val="Heading1Char"/>
    <w:link w:val="TtuloMEGA"/>
    <w:rsid w:val="00866B7F"/>
    <w:rPr>
      <w:rFonts w:asciiTheme="majorHAnsi" w:eastAsiaTheme="majorEastAsia" w:hAnsiTheme="majorHAnsi" w:cstheme="majorBidi"/>
      <w:b/>
      <w:smallCaps/>
      <w:color w:val="4F81BD" w:themeColor="accent1"/>
      <w:sz w:val="32"/>
      <w:szCs w:val="32"/>
    </w:rPr>
  </w:style>
  <w:style w:type="paragraph" w:styleId="CommentText">
    <w:name w:val="annotation text"/>
    <w:basedOn w:val="Normal"/>
    <w:link w:val="CommentTextChar"/>
    <w:unhideWhenUsed/>
    <w:rsid w:val="0031573F"/>
    <w:pPr>
      <w:spacing w:line="240" w:lineRule="auto"/>
    </w:pPr>
    <w:rPr>
      <w:szCs w:val="20"/>
    </w:rPr>
  </w:style>
  <w:style w:type="character" w:customStyle="1" w:styleId="CommentTextChar">
    <w:name w:val="Comment Text Char"/>
    <w:basedOn w:val="DefaultParagraphFont"/>
    <w:link w:val="CommentText"/>
    <w:rsid w:val="0031573F"/>
    <w:rPr>
      <w:sz w:val="20"/>
      <w:szCs w:val="20"/>
    </w:rPr>
  </w:style>
  <w:style w:type="paragraph" w:styleId="CommentSubject">
    <w:name w:val="annotation subject"/>
    <w:basedOn w:val="CommentText"/>
    <w:next w:val="CommentText"/>
    <w:link w:val="CommentSubjectChar"/>
    <w:uiPriority w:val="99"/>
    <w:semiHidden/>
    <w:unhideWhenUsed/>
    <w:rsid w:val="0031573F"/>
    <w:rPr>
      <w:b/>
      <w:bCs/>
    </w:rPr>
  </w:style>
  <w:style w:type="character" w:customStyle="1" w:styleId="CommentSubjectChar">
    <w:name w:val="Comment Subject Char"/>
    <w:basedOn w:val="CommentTextChar"/>
    <w:link w:val="CommentSubject"/>
    <w:uiPriority w:val="99"/>
    <w:semiHidden/>
    <w:rsid w:val="0031573F"/>
    <w:rPr>
      <w:b/>
      <w:bCs/>
      <w:sz w:val="20"/>
      <w:szCs w:val="20"/>
    </w:rPr>
  </w:style>
  <w:style w:type="paragraph" w:styleId="BalloonText">
    <w:name w:val="Balloon Text"/>
    <w:basedOn w:val="Normal"/>
    <w:link w:val="BalloonTextChar"/>
    <w:uiPriority w:val="99"/>
    <w:semiHidden/>
    <w:unhideWhenUsed/>
    <w:rsid w:val="003157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73F"/>
    <w:rPr>
      <w:rFonts w:ascii="Segoe UI" w:hAnsi="Segoe UI" w:cs="Segoe UI"/>
      <w:sz w:val="18"/>
      <w:szCs w:val="18"/>
    </w:rPr>
  </w:style>
  <w:style w:type="paragraph" w:styleId="TOC1">
    <w:name w:val="toc 1"/>
    <w:basedOn w:val="Normal"/>
    <w:next w:val="Normal"/>
    <w:autoRedefine/>
    <w:uiPriority w:val="39"/>
    <w:unhideWhenUsed/>
    <w:rsid w:val="00EE489F"/>
    <w:pPr>
      <w:spacing w:after="100"/>
    </w:pPr>
  </w:style>
  <w:style w:type="character" w:styleId="Hyperlink">
    <w:name w:val="Hyperlink"/>
    <w:basedOn w:val="DefaultParagraphFont"/>
    <w:uiPriority w:val="99"/>
    <w:unhideWhenUsed/>
    <w:rsid w:val="00EE489F"/>
    <w:rPr>
      <w:color w:val="0000FF" w:themeColor="hyperlink"/>
      <w:u w:val="single"/>
    </w:rPr>
  </w:style>
  <w:style w:type="table" w:customStyle="1" w:styleId="TableGrid1">
    <w:name w:val="Table Grid1"/>
    <w:basedOn w:val="TableNormal"/>
    <w:next w:val="TableGrid"/>
    <w:uiPriority w:val="39"/>
    <w:rsid w:val="00D45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1">
    <w:name w:val="Título1"/>
    <w:basedOn w:val="Heading1"/>
    <w:next w:val="Normal"/>
    <w:link w:val="TtuloChar"/>
    <w:rsid w:val="00A57409"/>
    <w:rPr>
      <w:b/>
      <w:smallCaps/>
      <w:color w:val="4F81BD" w:themeColor="accent1"/>
    </w:rPr>
  </w:style>
  <w:style w:type="character" w:customStyle="1" w:styleId="TtuloChar">
    <w:name w:val="Título Char"/>
    <w:basedOn w:val="Heading1Char"/>
    <w:link w:val="Ttulo1"/>
    <w:rsid w:val="00A57409"/>
    <w:rPr>
      <w:rFonts w:asciiTheme="majorHAnsi" w:eastAsiaTheme="majorEastAsia" w:hAnsiTheme="majorHAnsi" w:cstheme="majorBidi"/>
      <w:b/>
      <w:smallCaps/>
      <w:color w:val="4F81BD" w:themeColor="accent1"/>
      <w:sz w:val="32"/>
      <w:szCs w:val="32"/>
    </w:rPr>
  </w:style>
  <w:style w:type="table" w:styleId="GridTable4-Accent1">
    <w:name w:val="Grid Table 4 Accent 1"/>
    <w:basedOn w:val="TableNormal"/>
    <w:uiPriority w:val="49"/>
    <w:rsid w:val="009E589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unhideWhenUsed/>
    <w:rsid w:val="00AD121D"/>
    <w:rPr>
      <w:color w:val="808080"/>
      <w:shd w:val="clear" w:color="auto" w:fill="E6E6E6"/>
    </w:rPr>
  </w:style>
  <w:style w:type="character" w:styleId="FollowedHyperlink">
    <w:name w:val="FollowedHyperlink"/>
    <w:basedOn w:val="DefaultParagraphFont"/>
    <w:uiPriority w:val="99"/>
    <w:semiHidden/>
    <w:unhideWhenUsed/>
    <w:rsid w:val="00D97729"/>
    <w:rPr>
      <w:color w:val="800080" w:themeColor="followedHyperlink"/>
      <w:u w:val="single"/>
    </w:rPr>
  </w:style>
  <w:style w:type="paragraph" w:customStyle="1" w:styleId="TtuloNOINDICE">
    <w:name w:val="Título NO INDICE"/>
    <w:next w:val="Normal"/>
    <w:link w:val="TtuloNOINDICEChar"/>
    <w:qFormat/>
    <w:rsid w:val="00EA3685"/>
    <w:pPr>
      <w:spacing w:before="240" w:after="120" w:line="276" w:lineRule="auto"/>
    </w:pPr>
    <w:rPr>
      <w:rFonts w:asciiTheme="majorHAnsi" w:eastAsiaTheme="majorEastAsia" w:hAnsiTheme="majorHAnsi" w:cstheme="majorBidi"/>
      <w:b/>
      <w:smallCaps/>
      <w:color w:val="4F81BD" w:themeColor="accent1"/>
      <w:szCs w:val="32"/>
    </w:rPr>
  </w:style>
  <w:style w:type="character" w:customStyle="1" w:styleId="TtuloNOINDICEChar">
    <w:name w:val="Título NO INDICE Char"/>
    <w:basedOn w:val="DefaultParagraphFont"/>
    <w:link w:val="TtuloNOINDICE"/>
    <w:rsid w:val="00EA3685"/>
    <w:rPr>
      <w:rFonts w:asciiTheme="majorHAnsi" w:eastAsiaTheme="majorEastAsia" w:hAnsiTheme="majorHAnsi" w:cstheme="majorBidi"/>
      <w:b/>
      <w:smallCaps/>
      <w:color w:val="4F81BD" w:themeColor="accent1"/>
      <w:szCs w:val="32"/>
    </w:rPr>
  </w:style>
  <w:style w:type="character" w:customStyle="1" w:styleId="objectattrtext1">
    <w:name w:val="objectattrtext1"/>
    <w:basedOn w:val="DefaultParagraphFont"/>
    <w:rsid w:val="00F779F0"/>
    <w:rPr>
      <w:rFonts w:ascii="Arial" w:hAnsi="Arial" w:cs="Arial" w:hint="default"/>
      <w:i w:val="0"/>
      <w:iCs w:val="0"/>
      <w:color w:val="666666"/>
    </w:rPr>
  </w:style>
  <w:style w:type="character" w:customStyle="1" w:styleId="sapmtextmaxline1">
    <w:name w:val="sapmtextmaxline1"/>
    <w:basedOn w:val="DefaultParagraphFont"/>
    <w:rsid w:val="00F779F0"/>
    <w:rPr>
      <w:vanish w:val="0"/>
      <w:webHidden w:val="0"/>
      <w:specVanish w:val="0"/>
    </w:rPr>
  </w:style>
  <w:style w:type="table" w:customStyle="1" w:styleId="TableGrid2">
    <w:name w:val="Table Grid2"/>
    <w:basedOn w:val="TableNormal"/>
    <w:next w:val="TableGrid"/>
    <w:uiPriority w:val="59"/>
    <w:rsid w:val="009915B3"/>
    <w:pPr>
      <w:spacing w:after="0" w:line="240" w:lineRule="auto"/>
    </w:pPr>
    <w:rPr>
      <w:rFonts w:ascii="Times New Roman" w:eastAsia="Times New Roman"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135A2"/>
    <w:pPr>
      <w:spacing w:after="100"/>
      <w:ind w:left="200"/>
    </w:pPr>
  </w:style>
  <w:style w:type="paragraph" w:styleId="TOC3">
    <w:name w:val="toc 3"/>
    <w:basedOn w:val="Normal"/>
    <w:next w:val="Normal"/>
    <w:autoRedefine/>
    <w:uiPriority w:val="39"/>
    <w:unhideWhenUsed/>
    <w:rsid w:val="00B135A2"/>
    <w:pPr>
      <w:spacing w:after="100"/>
      <w:ind w:left="400"/>
    </w:pPr>
  </w:style>
  <w:style w:type="character" w:customStyle="1" w:styleId="advancedproofingissue">
    <w:name w:val="advancedproofingissue"/>
    <w:basedOn w:val="DefaultParagraphFont"/>
    <w:rsid w:val="00C91D96"/>
  </w:style>
  <w:style w:type="character" w:customStyle="1" w:styleId="normaltextrun1">
    <w:name w:val="normaltextrun1"/>
    <w:basedOn w:val="DefaultParagraphFont"/>
    <w:rsid w:val="00C91D96"/>
  </w:style>
  <w:style w:type="paragraph" w:customStyle="1" w:styleId="paragraph">
    <w:name w:val="paragraph"/>
    <w:basedOn w:val="Normal"/>
    <w:rsid w:val="00030245"/>
    <w:pPr>
      <w:spacing w:after="0" w:line="240" w:lineRule="auto"/>
      <w:jc w:val="left"/>
    </w:pPr>
    <w:rPr>
      <w:rFonts w:ascii="Times New Roman" w:eastAsia="Times New Roman" w:hAnsi="Times New Roman" w:cs="Times New Roman"/>
      <w:sz w:val="24"/>
      <w:szCs w:val="24"/>
      <w:lang w:val="en-US"/>
    </w:rPr>
  </w:style>
  <w:style w:type="character" w:customStyle="1" w:styleId="eop">
    <w:name w:val="eop"/>
    <w:basedOn w:val="DefaultParagraphFont"/>
    <w:rsid w:val="00030245"/>
  </w:style>
  <w:style w:type="character" w:customStyle="1" w:styleId="findhit">
    <w:name w:val="findhit"/>
    <w:basedOn w:val="DefaultParagraphFont"/>
    <w:rsid w:val="0091170E"/>
    <w:rPr>
      <w:shd w:val="clear" w:color="auto" w:fill="FFEE80"/>
    </w:rPr>
  </w:style>
  <w:style w:type="paragraph" w:customStyle="1" w:styleId="Text">
    <w:name w:val="Text"/>
    <w:basedOn w:val="Normal"/>
    <w:rsid w:val="00C05D24"/>
    <w:pPr>
      <w:spacing w:line="240" w:lineRule="auto"/>
    </w:pPr>
    <w:rPr>
      <w:rFonts w:ascii="Arial" w:eastAsia="Times New Roman" w:hAnsi="Arial" w:cs="Times New Roman"/>
      <w:sz w:val="22"/>
      <w:szCs w:val="20"/>
      <w:lang w:val="en-US"/>
    </w:rPr>
  </w:style>
  <w:style w:type="paragraph" w:styleId="BodyTextIndent3">
    <w:name w:val="Body Text Indent 3"/>
    <w:basedOn w:val="Normal"/>
    <w:link w:val="BodyTextIndent3Char"/>
    <w:semiHidden/>
    <w:rsid w:val="005F5517"/>
    <w:pPr>
      <w:spacing w:after="0" w:line="240" w:lineRule="auto"/>
      <w:ind w:left="705"/>
    </w:pPr>
    <w:rPr>
      <w:rFonts w:ascii="Times New Roman" w:eastAsia="Times New Roman" w:hAnsi="Times New Roman" w:cs="Times New Roman"/>
      <w:szCs w:val="20"/>
      <w:lang w:val="es-AR" w:eastAsia="es-ES"/>
    </w:rPr>
  </w:style>
  <w:style w:type="character" w:customStyle="1" w:styleId="BodyTextIndent3Char">
    <w:name w:val="Body Text Indent 3 Char"/>
    <w:basedOn w:val="DefaultParagraphFont"/>
    <w:link w:val="BodyTextIndent3"/>
    <w:semiHidden/>
    <w:rsid w:val="005F5517"/>
    <w:rPr>
      <w:rFonts w:ascii="Times New Roman" w:eastAsia="Times New Roman" w:hAnsi="Times New Roman" w:cs="Times New Roman"/>
      <w:sz w:val="20"/>
      <w:szCs w:val="20"/>
      <w:lang w:eastAsia="es-ES"/>
    </w:rPr>
  </w:style>
  <w:style w:type="paragraph" w:styleId="BodyText">
    <w:name w:val="Body Text"/>
    <w:basedOn w:val="Normal"/>
    <w:link w:val="BodyTextChar"/>
    <w:uiPriority w:val="99"/>
    <w:semiHidden/>
    <w:unhideWhenUsed/>
    <w:rsid w:val="003C420F"/>
  </w:style>
  <w:style w:type="character" w:customStyle="1" w:styleId="BodyTextChar">
    <w:name w:val="Body Text Char"/>
    <w:basedOn w:val="DefaultParagraphFont"/>
    <w:link w:val="BodyText"/>
    <w:uiPriority w:val="99"/>
    <w:semiHidden/>
    <w:rsid w:val="003C420F"/>
    <w:rPr>
      <w:sz w:val="20"/>
      <w:lang w:val="es-ES"/>
    </w:rPr>
  </w:style>
  <w:style w:type="paragraph" w:styleId="NormalWeb">
    <w:name w:val="Normal (Web)"/>
    <w:basedOn w:val="Normal"/>
    <w:uiPriority w:val="99"/>
    <w:rsid w:val="00E01D28"/>
    <w:pPr>
      <w:spacing w:before="100" w:beforeAutospacing="1" w:after="100" w:afterAutospacing="1" w:line="240" w:lineRule="auto"/>
      <w:jc w:val="left"/>
    </w:pPr>
    <w:rPr>
      <w:rFonts w:ascii="Arial Unicode MS" w:eastAsia="Arial Unicode MS" w:hAnsi="Arial Unicode MS" w:cs="Arial Unicode MS"/>
      <w:color w:val="66FF33"/>
      <w:sz w:val="24"/>
      <w:szCs w:val="24"/>
      <w:lang w:val="en-US"/>
    </w:rPr>
  </w:style>
  <w:style w:type="paragraph" w:styleId="Revision">
    <w:name w:val="Revision"/>
    <w:hidden/>
    <w:uiPriority w:val="99"/>
    <w:semiHidden/>
    <w:rsid w:val="004049DD"/>
    <w:pPr>
      <w:spacing w:after="0" w:line="240" w:lineRule="auto"/>
    </w:pPr>
    <w:rPr>
      <w:sz w:val="20"/>
      <w:lang w:val="es-ES"/>
    </w:rPr>
  </w:style>
  <w:style w:type="paragraph" w:customStyle="1" w:styleId="Default">
    <w:name w:val="Default"/>
    <w:rsid w:val="00183102"/>
    <w:pPr>
      <w:autoSpaceDE w:val="0"/>
      <w:autoSpaceDN w:val="0"/>
      <w:adjustRightInd w:val="0"/>
      <w:spacing w:after="0" w:line="240" w:lineRule="auto"/>
    </w:pPr>
    <w:rPr>
      <w:rFonts w:ascii="Arial" w:hAnsi="Arial" w:cs="Arial"/>
      <w:color w:val="000000"/>
      <w:sz w:val="24"/>
      <w:szCs w:val="24"/>
      <w:lang w:val="en-US"/>
    </w:rPr>
  </w:style>
  <w:style w:type="paragraph" w:customStyle="1" w:styleId="StyleBodyTextCentered">
    <w:name w:val="Style Body Text + Centered"/>
    <w:basedOn w:val="BodyText"/>
    <w:autoRedefine/>
    <w:rsid w:val="00796FE8"/>
    <w:pPr>
      <w:spacing w:line="240" w:lineRule="auto"/>
      <w:jc w:val="left"/>
    </w:pPr>
    <w:rPr>
      <w:rFonts w:ascii="Arial" w:eastAsia="Times New Roman" w:hAnsi="Arial" w:cs="Arial"/>
      <w:kern w:val="28"/>
      <w:szCs w:val="20"/>
      <w:lang w:val="en-US"/>
    </w:rPr>
  </w:style>
  <w:style w:type="paragraph" w:customStyle="1" w:styleId="ChangeControlTableHeading">
    <w:name w:val="Change Control Table Heading"/>
    <w:basedOn w:val="Normal"/>
    <w:rsid w:val="00796FE8"/>
    <w:pPr>
      <w:spacing w:after="0" w:line="240" w:lineRule="auto"/>
      <w:jc w:val="center"/>
    </w:pPr>
    <w:rPr>
      <w:rFonts w:ascii="Book Antiqua" w:eastAsia="Times New Roman" w:hAnsi="Book Antiqua" w:cs="Times New Roman"/>
      <w:b/>
      <w:bCs/>
      <w:kern w:val="28"/>
      <w:sz w:val="22"/>
      <w:szCs w:val="20"/>
      <w:lang w:val="en-US"/>
    </w:rPr>
  </w:style>
  <w:style w:type="paragraph" w:customStyle="1" w:styleId="Texto">
    <w:name w:val="Texto"/>
    <w:basedOn w:val="Normal"/>
    <w:link w:val="TextoChar"/>
    <w:rsid w:val="00F136E7"/>
    <w:pPr>
      <w:spacing w:before="40" w:after="40" w:line="240" w:lineRule="auto"/>
      <w:jc w:val="left"/>
    </w:pPr>
    <w:rPr>
      <w:rFonts w:ascii="Calibri" w:eastAsia="Times New Roman" w:hAnsi="Calibri" w:cs="Times New Roman"/>
      <w:lang w:val="en-US"/>
    </w:rPr>
  </w:style>
  <w:style w:type="character" w:customStyle="1" w:styleId="TextoChar">
    <w:name w:val="Texto Char"/>
    <w:link w:val="Texto"/>
    <w:rsid w:val="00F136E7"/>
    <w:rPr>
      <w:rFonts w:ascii="Calibri" w:eastAsia="Times New Roman" w:hAnsi="Calibri" w:cs="Times New Roman"/>
      <w:sz w:val="20"/>
      <w:lang w:val="en-US"/>
    </w:rPr>
  </w:style>
  <w:style w:type="paragraph" w:customStyle="1" w:styleId="RTLNormal">
    <w:name w:val="RTL Normal"/>
    <w:basedOn w:val="Normal"/>
    <w:link w:val="RTLNormalChar"/>
    <w:qFormat/>
    <w:rsid w:val="00F136E7"/>
    <w:pPr>
      <w:spacing w:after="0" w:line="240" w:lineRule="auto"/>
      <w:ind w:firstLine="720"/>
    </w:pPr>
    <w:rPr>
      <w:rFonts w:ascii="Calibri" w:eastAsia="Calibri" w:hAnsi="Calibri" w:cs="Times New Roman"/>
      <w:lang w:val="en-US"/>
    </w:rPr>
  </w:style>
  <w:style w:type="character" w:customStyle="1" w:styleId="RTLNormalChar">
    <w:name w:val="RTL Normal Char"/>
    <w:link w:val="RTLNormal"/>
    <w:rsid w:val="00F136E7"/>
    <w:rPr>
      <w:rFonts w:ascii="Calibri" w:eastAsia="Calibri" w:hAnsi="Calibri" w:cs="Times New Roman"/>
      <w:sz w:val="20"/>
      <w:lang w:val="en-US"/>
    </w:rPr>
  </w:style>
  <w:style w:type="character" w:customStyle="1" w:styleId="ui-provider">
    <w:name w:val="ui-provider"/>
    <w:basedOn w:val="DefaultParagraphFont"/>
    <w:rsid w:val="005474A7"/>
  </w:style>
  <w:style w:type="character" w:styleId="Mention">
    <w:name w:val="Mention"/>
    <w:basedOn w:val="DefaultParagraphFont"/>
    <w:uiPriority w:val="99"/>
    <w:unhideWhenUsed/>
    <w:rsid w:val="004F258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395">
      <w:bodyDiv w:val="1"/>
      <w:marLeft w:val="0"/>
      <w:marRight w:val="0"/>
      <w:marTop w:val="0"/>
      <w:marBottom w:val="0"/>
      <w:divBdr>
        <w:top w:val="none" w:sz="0" w:space="0" w:color="auto"/>
        <w:left w:val="none" w:sz="0" w:space="0" w:color="auto"/>
        <w:bottom w:val="none" w:sz="0" w:space="0" w:color="auto"/>
        <w:right w:val="none" w:sz="0" w:space="0" w:color="auto"/>
      </w:divBdr>
    </w:div>
    <w:div w:id="37318256">
      <w:bodyDiv w:val="1"/>
      <w:marLeft w:val="0"/>
      <w:marRight w:val="0"/>
      <w:marTop w:val="0"/>
      <w:marBottom w:val="0"/>
      <w:divBdr>
        <w:top w:val="none" w:sz="0" w:space="0" w:color="auto"/>
        <w:left w:val="none" w:sz="0" w:space="0" w:color="auto"/>
        <w:bottom w:val="none" w:sz="0" w:space="0" w:color="auto"/>
        <w:right w:val="none" w:sz="0" w:space="0" w:color="auto"/>
      </w:divBdr>
    </w:div>
    <w:div w:id="46926651">
      <w:bodyDiv w:val="1"/>
      <w:marLeft w:val="0"/>
      <w:marRight w:val="0"/>
      <w:marTop w:val="0"/>
      <w:marBottom w:val="0"/>
      <w:divBdr>
        <w:top w:val="none" w:sz="0" w:space="0" w:color="auto"/>
        <w:left w:val="none" w:sz="0" w:space="0" w:color="auto"/>
        <w:bottom w:val="none" w:sz="0" w:space="0" w:color="auto"/>
        <w:right w:val="none" w:sz="0" w:space="0" w:color="auto"/>
      </w:divBdr>
    </w:div>
    <w:div w:id="54623877">
      <w:bodyDiv w:val="1"/>
      <w:marLeft w:val="0"/>
      <w:marRight w:val="0"/>
      <w:marTop w:val="0"/>
      <w:marBottom w:val="0"/>
      <w:divBdr>
        <w:top w:val="none" w:sz="0" w:space="0" w:color="auto"/>
        <w:left w:val="none" w:sz="0" w:space="0" w:color="auto"/>
        <w:bottom w:val="none" w:sz="0" w:space="0" w:color="auto"/>
        <w:right w:val="none" w:sz="0" w:space="0" w:color="auto"/>
      </w:divBdr>
    </w:div>
    <w:div w:id="74783903">
      <w:bodyDiv w:val="1"/>
      <w:marLeft w:val="0"/>
      <w:marRight w:val="0"/>
      <w:marTop w:val="0"/>
      <w:marBottom w:val="0"/>
      <w:divBdr>
        <w:top w:val="none" w:sz="0" w:space="0" w:color="auto"/>
        <w:left w:val="none" w:sz="0" w:space="0" w:color="auto"/>
        <w:bottom w:val="none" w:sz="0" w:space="0" w:color="auto"/>
        <w:right w:val="none" w:sz="0" w:space="0" w:color="auto"/>
      </w:divBdr>
    </w:div>
    <w:div w:id="100613559">
      <w:bodyDiv w:val="1"/>
      <w:marLeft w:val="0"/>
      <w:marRight w:val="0"/>
      <w:marTop w:val="0"/>
      <w:marBottom w:val="0"/>
      <w:divBdr>
        <w:top w:val="none" w:sz="0" w:space="0" w:color="auto"/>
        <w:left w:val="none" w:sz="0" w:space="0" w:color="auto"/>
        <w:bottom w:val="none" w:sz="0" w:space="0" w:color="auto"/>
        <w:right w:val="none" w:sz="0" w:space="0" w:color="auto"/>
      </w:divBdr>
    </w:div>
    <w:div w:id="106776894">
      <w:bodyDiv w:val="1"/>
      <w:marLeft w:val="0"/>
      <w:marRight w:val="0"/>
      <w:marTop w:val="0"/>
      <w:marBottom w:val="0"/>
      <w:divBdr>
        <w:top w:val="none" w:sz="0" w:space="0" w:color="auto"/>
        <w:left w:val="none" w:sz="0" w:space="0" w:color="auto"/>
        <w:bottom w:val="none" w:sz="0" w:space="0" w:color="auto"/>
        <w:right w:val="none" w:sz="0" w:space="0" w:color="auto"/>
      </w:divBdr>
    </w:div>
    <w:div w:id="134030323">
      <w:bodyDiv w:val="1"/>
      <w:marLeft w:val="0"/>
      <w:marRight w:val="0"/>
      <w:marTop w:val="0"/>
      <w:marBottom w:val="0"/>
      <w:divBdr>
        <w:top w:val="none" w:sz="0" w:space="0" w:color="auto"/>
        <w:left w:val="none" w:sz="0" w:space="0" w:color="auto"/>
        <w:bottom w:val="none" w:sz="0" w:space="0" w:color="auto"/>
        <w:right w:val="none" w:sz="0" w:space="0" w:color="auto"/>
      </w:divBdr>
    </w:div>
    <w:div w:id="173690669">
      <w:bodyDiv w:val="1"/>
      <w:marLeft w:val="0"/>
      <w:marRight w:val="0"/>
      <w:marTop w:val="0"/>
      <w:marBottom w:val="0"/>
      <w:divBdr>
        <w:top w:val="none" w:sz="0" w:space="0" w:color="auto"/>
        <w:left w:val="none" w:sz="0" w:space="0" w:color="auto"/>
        <w:bottom w:val="none" w:sz="0" w:space="0" w:color="auto"/>
        <w:right w:val="none" w:sz="0" w:space="0" w:color="auto"/>
      </w:divBdr>
    </w:div>
    <w:div w:id="210579932">
      <w:bodyDiv w:val="1"/>
      <w:marLeft w:val="0"/>
      <w:marRight w:val="0"/>
      <w:marTop w:val="0"/>
      <w:marBottom w:val="0"/>
      <w:divBdr>
        <w:top w:val="none" w:sz="0" w:space="0" w:color="auto"/>
        <w:left w:val="none" w:sz="0" w:space="0" w:color="auto"/>
        <w:bottom w:val="none" w:sz="0" w:space="0" w:color="auto"/>
        <w:right w:val="none" w:sz="0" w:space="0" w:color="auto"/>
      </w:divBdr>
    </w:div>
    <w:div w:id="221333348">
      <w:bodyDiv w:val="1"/>
      <w:marLeft w:val="0"/>
      <w:marRight w:val="0"/>
      <w:marTop w:val="0"/>
      <w:marBottom w:val="0"/>
      <w:divBdr>
        <w:top w:val="none" w:sz="0" w:space="0" w:color="auto"/>
        <w:left w:val="none" w:sz="0" w:space="0" w:color="auto"/>
        <w:bottom w:val="none" w:sz="0" w:space="0" w:color="auto"/>
        <w:right w:val="none" w:sz="0" w:space="0" w:color="auto"/>
      </w:divBdr>
    </w:div>
    <w:div w:id="247621246">
      <w:bodyDiv w:val="1"/>
      <w:marLeft w:val="0"/>
      <w:marRight w:val="0"/>
      <w:marTop w:val="0"/>
      <w:marBottom w:val="0"/>
      <w:divBdr>
        <w:top w:val="none" w:sz="0" w:space="0" w:color="auto"/>
        <w:left w:val="none" w:sz="0" w:space="0" w:color="auto"/>
        <w:bottom w:val="none" w:sz="0" w:space="0" w:color="auto"/>
        <w:right w:val="none" w:sz="0" w:space="0" w:color="auto"/>
      </w:divBdr>
    </w:div>
    <w:div w:id="275983407">
      <w:bodyDiv w:val="1"/>
      <w:marLeft w:val="0"/>
      <w:marRight w:val="0"/>
      <w:marTop w:val="0"/>
      <w:marBottom w:val="0"/>
      <w:divBdr>
        <w:top w:val="none" w:sz="0" w:space="0" w:color="auto"/>
        <w:left w:val="none" w:sz="0" w:space="0" w:color="auto"/>
        <w:bottom w:val="none" w:sz="0" w:space="0" w:color="auto"/>
        <w:right w:val="none" w:sz="0" w:space="0" w:color="auto"/>
      </w:divBdr>
    </w:div>
    <w:div w:id="285282655">
      <w:bodyDiv w:val="1"/>
      <w:marLeft w:val="0"/>
      <w:marRight w:val="0"/>
      <w:marTop w:val="0"/>
      <w:marBottom w:val="0"/>
      <w:divBdr>
        <w:top w:val="none" w:sz="0" w:space="0" w:color="auto"/>
        <w:left w:val="none" w:sz="0" w:space="0" w:color="auto"/>
        <w:bottom w:val="none" w:sz="0" w:space="0" w:color="auto"/>
        <w:right w:val="none" w:sz="0" w:space="0" w:color="auto"/>
      </w:divBdr>
    </w:div>
    <w:div w:id="295526560">
      <w:bodyDiv w:val="1"/>
      <w:marLeft w:val="0"/>
      <w:marRight w:val="0"/>
      <w:marTop w:val="0"/>
      <w:marBottom w:val="0"/>
      <w:divBdr>
        <w:top w:val="none" w:sz="0" w:space="0" w:color="auto"/>
        <w:left w:val="none" w:sz="0" w:space="0" w:color="auto"/>
        <w:bottom w:val="none" w:sz="0" w:space="0" w:color="auto"/>
        <w:right w:val="none" w:sz="0" w:space="0" w:color="auto"/>
      </w:divBdr>
    </w:div>
    <w:div w:id="348485148">
      <w:bodyDiv w:val="1"/>
      <w:marLeft w:val="0"/>
      <w:marRight w:val="0"/>
      <w:marTop w:val="0"/>
      <w:marBottom w:val="0"/>
      <w:divBdr>
        <w:top w:val="none" w:sz="0" w:space="0" w:color="auto"/>
        <w:left w:val="none" w:sz="0" w:space="0" w:color="auto"/>
        <w:bottom w:val="none" w:sz="0" w:space="0" w:color="auto"/>
        <w:right w:val="none" w:sz="0" w:space="0" w:color="auto"/>
      </w:divBdr>
    </w:div>
    <w:div w:id="369886699">
      <w:bodyDiv w:val="1"/>
      <w:marLeft w:val="0"/>
      <w:marRight w:val="0"/>
      <w:marTop w:val="0"/>
      <w:marBottom w:val="0"/>
      <w:divBdr>
        <w:top w:val="none" w:sz="0" w:space="0" w:color="auto"/>
        <w:left w:val="none" w:sz="0" w:space="0" w:color="auto"/>
        <w:bottom w:val="none" w:sz="0" w:space="0" w:color="auto"/>
        <w:right w:val="none" w:sz="0" w:space="0" w:color="auto"/>
      </w:divBdr>
    </w:div>
    <w:div w:id="388769425">
      <w:bodyDiv w:val="1"/>
      <w:marLeft w:val="0"/>
      <w:marRight w:val="0"/>
      <w:marTop w:val="0"/>
      <w:marBottom w:val="0"/>
      <w:divBdr>
        <w:top w:val="none" w:sz="0" w:space="0" w:color="auto"/>
        <w:left w:val="none" w:sz="0" w:space="0" w:color="auto"/>
        <w:bottom w:val="none" w:sz="0" w:space="0" w:color="auto"/>
        <w:right w:val="none" w:sz="0" w:space="0" w:color="auto"/>
      </w:divBdr>
    </w:div>
    <w:div w:id="408356687">
      <w:bodyDiv w:val="1"/>
      <w:marLeft w:val="0"/>
      <w:marRight w:val="0"/>
      <w:marTop w:val="0"/>
      <w:marBottom w:val="0"/>
      <w:divBdr>
        <w:top w:val="none" w:sz="0" w:space="0" w:color="auto"/>
        <w:left w:val="none" w:sz="0" w:space="0" w:color="auto"/>
        <w:bottom w:val="none" w:sz="0" w:space="0" w:color="auto"/>
        <w:right w:val="none" w:sz="0" w:space="0" w:color="auto"/>
      </w:divBdr>
    </w:div>
    <w:div w:id="467431328">
      <w:bodyDiv w:val="1"/>
      <w:marLeft w:val="0"/>
      <w:marRight w:val="0"/>
      <w:marTop w:val="0"/>
      <w:marBottom w:val="0"/>
      <w:divBdr>
        <w:top w:val="none" w:sz="0" w:space="0" w:color="auto"/>
        <w:left w:val="none" w:sz="0" w:space="0" w:color="auto"/>
        <w:bottom w:val="none" w:sz="0" w:space="0" w:color="auto"/>
        <w:right w:val="none" w:sz="0" w:space="0" w:color="auto"/>
      </w:divBdr>
    </w:div>
    <w:div w:id="500631639">
      <w:bodyDiv w:val="1"/>
      <w:marLeft w:val="0"/>
      <w:marRight w:val="0"/>
      <w:marTop w:val="0"/>
      <w:marBottom w:val="0"/>
      <w:divBdr>
        <w:top w:val="none" w:sz="0" w:space="0" w:color="auto"/>
        <w:left w:val="none" w:sz="0" w:space="0" w:color="auto"/>
        <w:bottom w:val="none" w:sz="0" w:space="0" w:color="auto"/>
        <w:right w:val="none" w:sz="0" w:space="0" w:color="auto"/>
      </w:divBdr>
    </w:div>
    <w:div w:id="511797341">
      <w:bodyDiv w:val="1"/>
      <w:marLeft w:val="0"/>
      <w:marRight w:val="0"/>
      <w:marTop w:val="0"/>
      <w:marBottom w:val="0"/>
      <w:divBdr>
        <w:top w:val="none" w:sz="0" w:space="0" w:color="auto"/>
        <w:left w:val="none" w:sz="0" w:space="0" w:color="auto"/>
        <w:bottom w:val="none" w:sz="0" w:space="0" w:color="auto"/>
        <w:right w:val="none" w:sz="0" w:space="0" w:color="auto"/>
      </w:divBdr>
      <w:divsChild>
        <w:div w:id="1330865490">
          <w:marLeft w:val="0"/>
          <w:marRight w:val="0"/>
          <w:marTop w:val="0"/>
          <w:marBottom w:val="0"/>
          <w:divBdr>
            <w:top w:val="none" w:sz="0" w:space="0" w:color="auto"/>
            <w:left w:val="none" w:sz="0" w:space="0" w:color="auto"/>
            <w:bottom w:val="none" w:sz="0" w:space="0" w:color="auto"/>
            <w:right w:val="none" w:sz="0" w:space="0" w:color="auto"/>
          </w:divBdr>
          <w:divsChild>
            <w:div w:id="1931352748">
              <w:marLeft w:val="0"/>
              <w:marRight w:val="0"/>
              <w:marTop w:val="0"/>
              <w:marBottom w:val="0"/>
              <w:divBdr>
                <w:top w:val="none" w:sz="0" w:space="0" w:color="auto"/>
                <w:left w:val="none" w:sz="0" w:space="0" w:color="auto"/>
                <w:bottom w:val="none" w:sz="0" w:space="0" w:color="auto"/>
                <w:right w:val="none" w:sz="0" w:space="0" w:color="auto"/>
              </w:divBdr>
              <w:divsChild>
                <w:div w:id="796874214">
                  <w:marLeft w:val="0"/>
                  <w:marRight w:val="0"/>
                  <w:marTop w:val="0"/>
                  <w:marBottom w:val="0"/>
                  <w:divBdr>
                    <w:top w:val="none" w:sz="0" w:space="0" w:color="auto"/>
                    <w:left w:val="none" w:sz="0" w:space="0" w:color="auto"/>
                    <w:bottom w:val="none" w:sz="0" w:space="0" w:color="auto"/>
                    <w:right w:val="none" w:sz="0" w:space="0" w:color="auto"/>
                  </w:divBdr>
                  <w:divsChild>
                    <w:div w:id="202715467">
                      <w:marLeft w:val="0"/>
                      <w:marRight w:val="0"/>
                      <w:marTop w:val="0"/>
                      <w:marBottom w:val="0"/>
                      <w:divBdr>
                        <w:top w:val="none" w:sz="0" w:space="0" w:color="auto"/>
                        <w:left w:val="none" w:sz="0" w:space="0" w:color="auto"/>
                        <w:bottom w:val="none" w:sz="0" w:space="0" w:color="auto"/>
                        <w:right w:val="none" w:sz="0" w:space="0" w:color="auto"/>
                      </w:divBdr>
                      <w:divsChild>
                        <w:div w:id="995064404">
                          <w:marLeft w:val="0"/>
                          <w:marRight w:val="0"/>
                          <w:marTop w:val="0"/>
                          <w:marBottom w:val="0"/>
                          <w:divBdr>
                            <w:top w:val="none" w:sz="0" w:space="0" w:color="auto"/>
                            <w:left w:val="none" w:sz="0" w:space="0" w:color="auto"/>
                            <w:bottom w:val="none" w:sz="0" w:space="0" w:color="auto"/>
                            <w:right w:val="none" w:sz="0" w:space="0" w:color="auto"/>
                          </w:divBdr>
                          <w:divsChild>
                            <w:div w:id="1943561048">
                              <w:marLeft w:val="0"/>
                              <w:marRight w:val="0"/>
                              <w:marTop w:val="0"/>
                              <w:marBottom w:val="0"/>
                              <w:divBdr>
                                <w:top w:val="none" w:sz="0" w:space="0" w:color="auto"/>
                                <w:left w:val="none" w:sz="0" w:space="0" w:color="auto"/>
                                <w:bottom w:val="none" w:sz="0" w:space="0" w:color="auto"/>
                                <w:right w:val="none" w:sz="0" w:space="0" w:color="auto"/>
                              </w:divBdr>
                              <w:divsChild>
                                <w:div w:id="1785953145">
                                  <w:marLeft w:val="0"/>
                                  <w:marRight w:val="0"/>
                                  <w:marTop w:val="0"/>
                                  <w:marBottom w:val="0"/>
                                  <w:divBdr>
                                    <w:top w:val="none" w:sz="0" w:space="0" w:color="auto"/>
                                    <w:left w:val="none" w:sz="0" w:space="0" w:color="auto"/>
                                    <w:bottom w:val="none" w:sz="0" w:space="0" w:color="auto"/>
                                    <w:right w:val="none" w:sz="0" w:space="0" w:color="auto"/>
                                  </w:divBdr>
                                  <w:divsChild>
                                    <w:div w:id="687292129">
                                      <w:marLeft w:val="0"/>
                                      <w:marRight w:val="0"/>
                                      <w:marTop w:val="0"/>
                                      <w:marBottom w:val="0"/>
                                      <w:divBdr>
                                        <w:top w:val="none" w:sz="0" w:space="0" w:color="auto"/>
                                        <w:left w:val="none" w:sz="0" w:space="0" w:color="auto"/>
                                        <w:bottom w:val="none" w:sz="0" w:space="0" w:color="auto"/>
                                        <w:right w:val="none" w:sz="0" w:space="0" w:color="auto"/>
                                      </w:divBdr>
                                      <w:divsChild>
                                        <w:div w:id="1313020447">
                                          <w:marLeft w:val="0"/>
                                          <w:marRight w:val="0"/>
                                          <w:marTop w:val="0"/>
                                          <w:marBottom w:val="0"/>
                                          <w:divBdr>
                                            <w:top w:val="none" w:sz="0" w:space="0" w:color="auto"/>
                                            <w:left w:val="none" w:sz="0" w:space="0" w:color="auto"/>
                                            <w:bottom w:val="none" w:sz="0" w:space="0" w:color="auto"/>
                                            <w:right w:val="none" w:sz="0" w:space="0" w:color="auto"/>
                                          </w:divBdr>
                                          <w:divsChild>
                                            <w:div w:id="605890605">
                                              <w:marLeft w:val="0"/>
                                              <w:marRight w:val="0"/>
                                              <w:marTop w:val="0"/>
                                              <w:marBottom w:val="0"/>
                                              <w:divBdr>
                                                <w:top w:val="none" w:sz="0" w:space="0" w:color="auto"/>
                                                <w:left w:val="none" w:sz="0" w:space="0" w:color="auto"/>
                                                <w:bottom w:val="none" w:sz="0" w:space="0" w:color="auto"/>
                                                <w:right w:val="none" w:sz="0" w:space="0" w:color="auto"/>
                                              </w:divBdr>
                                              <w:divsChild>
                                                <w:div w:id="1013579837">
                                                  <w:marLeft w:val="0"/>
                                                  <w:marRight w:val="0"/>
                                                  <w:marTop w:val="0"/>
                                                  <w:marBottom w:val="0"/>
                                                  <w:divBdr>
                                                    <w:top w:val="none" w:sz="0" w:space="0" w:color="auto"/>
                                                    <w:left w:val="none" w:sz="0" w:space="0" w:color="auto"/>
                                                    <w:bottom w:val="none" w:sz="0" w:space="0" w:color="auto"/>
                                                    <w:right w:val="none" w:sz="0" w:space="0" w:color="auto"/>
                                                  </w:divBdr>
                                                  <w:divsChild>
                                                    <w:div w:id="445318663">
                                                      <w:marLeft w:val="0"/>
                                                      <w:marRight w:val="0"/>
                                                      <w:marTop w:val="0"/>
                                                      <w:marBottom w:val="0"/>
                                                      <w:divBdr>
                                                        <w:top w:val="single" w:sz="6" w:space="0" w:color="ABABAB"/>
                                                        <w:left w:val="single" w:sz="6" w:space="0" w:color="ABABAB"/>
                                                        <w:bottom w:val="none" w:sz="0" w:space="0" w:color="auto"/>
                                                        <w:right w:val="single" w:sz="6" w:space="0" w:color="ABABAB"/>
                                                      </w:divBdr>
                                                      <w:divsChild>
                                                        <w:div w:id="277638589">
                                                          <w:marLeft w:val="0"/>
                                                          <w:marRight w:val="0"/>
                                                          <w:marTop w:val="0"/>
                                                          <w:marBottom w:val="0"/>
                                                          <w:divBdr>
                                                            <w:top w:val="none" w:sz="0" w:space="0" w:color="auto"/>
                                                            <w:left w:val="none" w:sz="0" w:space="0" w:color="auto"/>
                                                            <w:bottom w:val="none" w:sz="0" w:space="0" w:color="auto"/>
                                                            <w:right w:val="none" w:sz="0" w:space="0" w:color="auto"/>
                                                          </w:divBdr>
                                                          <w:divsChild>
                                                            <w:div w:id="276957812">
                                                              <w:marLeft w:val="0"/>
                                                              <w:marRight w:val="0"/>
                                                              <w:marTop w:val="0"/>
                                                              <w:marBottom w:val="0"/>
                                                              <w:divBdr>
                                                                <w:top w:val="none" w:sz="0" w:space="0" w:color="auto"/>
                                                                <w:left w:val="none" w:sz="0" w:space="0" w:color="auto"/>
                                                                <w:bottom w:val="none" w:sz="0" w:space="0" w:color="auto"/>
                                                                <w:right w:val="none" w:sz="0" w:space="0" w:color="auto"/>
                                                              </w:divBdr>
                                                              <w:divsChild>
                                                                <w:div w:id="1100488550">
                                                                  <w:marLeft w:val="0"/>
                                                                  <w:marRight w:val="0"/>
                                                                  <w:marTop w:val="0"/>
                                                                  <w:marBottom w:val="0"/>
                                                                  <w:divBdr>
                                                                    <w:top w:val="none" w:sz="0" w:space="0" w:color="auto"/>
                                                                    <w:left w:val="none" w:sz="0" w:space="0" w:color="auto"/>
                                                                    <w:bottom w:val="none" w:sz="0" w:space="0" w:color="auto"/>
                                                                    <w:right w:val="none" w:sz="0" w:space="0" w:color="auto"/>
                                                                  </w:divBdr>
                                                                  <w:divsChild>
                                                                    <w:div w:id="610742247">
                                                                      <w:marLeft w:val="0"/>
                                                                      <w:marRight w:val="0"/>
                                                                      <w:marTop w:val="0"/>
                                                                      <w:marBottom w:val="0"/>
                                                                      <w:divBdr>
                                                                        <w:top w:val="none" w:sz="0" w:space="0" w:color="auto"/>
                                                                        <w:left w:val="none" w:sz="0" w:space="0" w:color="auto"/>
                                                                        <w:bottom w:val="none" w:sz="0" w:space="0" w:color="auto"/>
                                                                        <w:right w:val="none" w:sz="0" w:space="0" w:color="auto"/>
                                                                      </w:divBdr>
                                                                      <w:divsChild>
                                                                        <w:div w:id="1650092504">
                                                                          <w:marLeft w:val="0"/>
                                                                          <w:marRight w:val="0"/>
                                                                          <w:marTop w:val="0"/>
                                                                          <w:marBottom w:val="0"/>
                                                                          <w:divBdr>
                                                                            <w:top w:val="none" w:sz="0" w:space="0" w:color="auto"/>
                                                                            <w:left w:val="none" w:sz="0" w:space="0" w:color="auto"/>
                                                                            <w:bottom w:val="none" w:sz="0" w:space="0" w:color="auto"/>
                                                                            <w:right w:val="none" w:sz="0" w:space="0" w:color="auto"/>
                                                                          </w:divBdr>
                                                                          <w:divsChild>
                                                                            <w:div w:id="2021739608">
                                                                              <w:marLeft w:val="0"/>
                                                                              <w:marRight w:val="0"/>
                                                                              <w:marTop w:val="0"/>
                                                                              <w:marBottom w:val="0"/>
                                                                              <w:divBdr>
                                                                                <w:top w:val="none" w:sz="0" w:space="0" w:color="auto"/>
                                                                                <w:left w:val="none" w:sz="0" w:space="0" w:color="auto"/>
                                                                                <w:bottom w:val="none" w:sz="0" w:space="0" w:color="auto"/>
                                                                                <w:right w:val="none" w:sz="0" w:space="0" w:color="auto"/>
                                                                              </w:divBdr>
                                                                              <w:divsChild>
                                                                                <w:div w:id="18291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8324254">
      <w:bodyDiv w:val="1"/>
      <w:marLeft w:val="0"/>
      <w:marRight w:val="0"/>
      <w:marTop w:val="0"/>
      <w:marBottom w:val="0"/>
      <w:divBdr>
        <w:top w:val="none" w:sz="0" w:space="0" w:color="auto"/>
        <w:left w:val="none" w:sz="0" w:space="0" w:color="auto"/>
        <w:bottom w:val="none" w:sz="0" w:space="0" w:color="auto"/>
        <w:right w:val="none" w:sz="0" w:space="0" w:color="auto"/>
      </w:divBdr>
    </w:div>
    <w:div w:id="549154626">
      <w:bodyDiv w:val="1"/>
      <w:marLeft w:val="0"/>
      <w:marRight w:val="0"/>
      <w:marTop w:val="0"/>
      <w:marBottom w:val="0"/>
      <w:divBdr>
        <w:top w:val="none" w:sz="0" w:space="0" w:color="auto"/>
        <w:left w:val="none" w:sz="0" w:space="0" w:color="auto"/>
        <w:bottom w:val="none" w:sz="0" w:space="0" w:color="auto"/>
        <w:right w:val="none" w:sz="0" w:space="0" w:color="auto"/>
      </w:divBdr>
    </w:div>
    <w:div w:id="550380773">
      <w:bodyDiv w:val="1"/>
      <w:marLeft w:val="0"/>
      <w:marRight w:val="0"/>
      <w:marTop w:val="0"/>
      <w:marBottom w:val="0"/>
      <w:divBdr>
        <w:top w:val="none" w:sz="0" w:space="0" w:color="auto"/>
        <w:left w:val="none" w:sz="0" w:space="0" w:color="auto"/>
        <w:bottom w:val="none" w:sz="0" w:space="0" w:color="auto"/>
        <w:right w:val="none" w:sz="0" w:space="0" w:color="auto"/>
      </w:divBdr>
    </w:div>
    <w:div w:id="552734666">
      <w:bodyDiv w:val="1"/>
      <w:marLeft w:val="0"/>
      <w:marRight w:val="0"/>
      <w:marTop w:val="0"/>
      <w:marBottom w:val="0"/>
      <w:divBdr>
        <w:top w:val="none" w:sz="0" w:space="0" w:color="auto"/>
        <w:left w:val="none" w:sz="0" w:space="0" w:color="auto"/>
        <w:bottom w:val="none" w:sz="0" w:space="0" w:color="auto"/>
        <w:right w:val="none" w:sz="0" w:space="0" w:color="auto"/>
      </w:divBdr>
      <w:divsChild>
        <w:div w:id="976108028">
          <w:marLeft w:val="0"/>
          <w:marRight w:val="0"/>
          <w:marTop w:val="0"/>
          <w:marBottom w:val="0"/>
          <w:divBdr>
            <w:top w:val="none" w:sz="0" w:space="0" w:color="auto"/>
            <w:left w:val="none" w:sz="0" w:space="0" w:color="auto"/>
            <w:bottom w:val="none" w:sz="0" w:space="0" w:color="auto"/>
            <w:right w:val="none" w:sz="0" w:space="0" w:color="auto"/>
          </w:divBdr>
          <w:divsChild>
            <w:div w:id="715199487">
              <w:marLeft w:val="0"/>
              <w:marRight w:val="0"/>
              <w:marTop w:val="0"/>
              <w:marBottom w:val="0"/>
              <w:divBdr>
                <w:top w:val="none" w:sz="0" w:space="0" w:color="auto"/>
                <w:left w:val="none" w:sz="0" w:space="0" w:color="auto"/>
                <w:bottom w:val="none" w:sz="0" w:space="0" w:color="auto"/>
                <w:right w:val="none" w:sz="0" w:space="0" w:color="auto"/>
              </w:divBdr>
              <w:divsChild>
                <w:div w:id="865942707">
                  <w:marLeft w:val="0"/>
                  <w:marRight w:val="0"/>
                  <w:marTop w:val="0"/>
                  <w:marBottom w:val="0"/>
                  <w:divBdr>
                    <w:top w:val="none" w:sz="0" w:space="0" w:color="auto"/>
                    <w:left w:val="none" w:sz="0" w:space="0" w:color="auto"/>
                    <w:bottom w:val="none" w:sz="0" w:space="0" w:color="auto"/>
                    <w:right w:val="none" w:sz="0" w:space="0" w:color="auto"/>
                  </w:divBdr>
                  <w:divsChild>
                    <w:div w:id="927158853">
                      <w:marLeft w:val="0"/>
                      <w:marRight w:val="0"/>
                      <w:marTop w:val="0"/>
                      <w:marBottom w:val="0"/>
                      <w:divBdr>
                        <w:top w:val="none" w:sz="0" w:space="0" w:color="auto"/>
                        <w:left w:val="none" w:sz="0" w:space="0" w:color="auto"/>
                        <w:bottom w:val="none" w:sz="0" w:space="0" w:color="auto"/>
                        <w:right w:val="none" w:sz="0" w:space="0" w:color="auto"/>
                      </w:divBdr>
                      <w:divsChild>
                        <w:div w:id="177625236">
                          <w:marLeft w:val="0"/>
                          <w:marRight w:val="0"/>
                          <w:marTop w:val="0"/>
                          <w:marBottom w:val="0"/>
                          <w:divBdr>
                            <w:top w:val="none" w:sz="0" w:space="0" w:color="auto"/>
                            <w:left w:val="none" w:sz="0" w:space="0" w:color="auto"/>
                            <w:bottom w:val="none" w:sz="0" w:space="0" w:color="auto"/>
                            <w:right w:val="none" w:sz="0" w:space="0" w:color="auto"/>
                          </w:divBdr>
                          <w:divsChild>
                            <w:div w:id="474838128">
                              <w:marLeft w:val="0"/>
                              <w:marRight w:val="0"/>
                              <w:marTop w:val="0"/>
                              <w:marBottom w:val="0"/>
                              <w:divBdr>
                                <w:top w:val="none" w:sz="0" w:space="0" w:color="auto"/>
                                <w:left w:val="none" w:sz="0" w:space="0" w:color="auto"/>
                                <w:bottom w:val="none" w:sz="0" w:space="0" w:color="auto"/>
                                <w:right w:val="none" w:sz="0" w:space="0" w:color="auto"/>
                              </w:divBdr>
                              <w:divsChild>
                                <w:div w:id="570045077">
                                  <w:marLeft w:val="0"/>
                                  <w:marRight w:val="0"/>
                                  <w:marTop w:val="0"/>
                                  <w:marBottom w:val="0"/>
                                  <w:divBdr>
                                    <w:top w:val="none" w:sz="0" w:space="0" w:color="auto"/>
                                    <w:left w:val="none" w:sz="0" w:space="0" w:color="auto"/>
                                    <w:bottom w:val="none" w:sz="0" w:space="0" w:color="auto"/>
                                    <w:right w:val="none" w:sz="0" w:space="0" w:color="auto"/>
                                  </w:divBdr>
                                  <w:divsChild>
                                    <w:div w:id="2013559300">
                                      <w:marLeft w:val="0"/>
                                      <w:marRight w:val="0"/>
                                      <w:marTop w:val="0"/>
                                      <w:marBottom w:val="0"/>
                                      <w:divBdr>
                                        <w:top w:val="none" w:sz="0" w:space="0" w:color="auto"/>
                                        <w:left w:val="none" w:sz="0" w:space="0" w:color="auto"/>
                                        <w:bottom w:val="none" w:sz="0" w:space="0" w:color="auto"/>
                                        <w:right w:val="none" w:sz="0" w:space="0" w:color="auto"/>
                                      </w:divBdr>
                                      <w:divsChild>
                                        <w:div w:id="2118209828">
                                          <w:marLeft w:val="0"/>
                                          <w:marRight w:val="0"/>
                                          <w:marTop w:val="0"/>
                                          <w:marBottom w:val="0"/>
                                          <w:divBdr>
                                            <w:top w:val="none" w:sz="0" w:space="0" w:color="auto"/>
                                            <w:left w:val="none" w:sz="0" w:space="0" w:color="auto"/>
                                            <w:bottom w:val="none" w:sz="0" w:space="0" w:color="auto"/>
                                            <w:right w:val="none" w:sz="0" w:space="0" w:color="auto"/>
                                          </w:divBdr>
                                          <w:divsChild>
                                            <w:div w:id="972172661">
                                              <w:marLeft w:val="0"/>
                                              <w:marRight w:val="0"/>
                                              <w:marTop w:val="0"/>
                                              <w:marBottom w:val="0"/>
                                              <w:divBdr>
                                                <w:top w:val="none" w:sz="0" w:space="0" w:color="auto"/>
                                                <w:left w:val="none" w:sz="0" w:space="0" w:color="auto"/>
                                                <w:bottom w:val="none" w:sz="0" w:space="0" w:color="auto"/>
                                                <w:right w:val="none" w:sz="0" w:space="0" w:color="auto"/>
                                              </w:divBdr>
                                              <w:divsChild>
                                                <w:div w:id="2081053290">
                                                  <w:marLeft w:val="0"/>
                                                  <w:marRight w:val="0"/>
                                                  <w:marTop w:val="0"/>
                                                  <w:marBottom w:val="0"/>
                                                  <w:divBdr>
                                                    <w:top w:val="none" w:sz="0" w:space="0" w:color="auto"/>
                                                    <w:left w:val="none" w:sz="0" w:space="0" w:color="auto"/>
                                                    <w:bottom w:val="none" w:sz="0" w:space="0" w:color="auto"/>
                                                    <w:right w:val="none" w:sz="0" w:space="0" w:color="auto"/>
                                                  </w:divBdr>
                                                  <w:divsChild>
                                                    <w:div w:id="91435114">
                                                      <w:marLeft w:val="0"/>
                                                      <w:marRight w:val="0"/>
                                                      <w:marTop w:val="0"/>
                                                      <w:marBottom w:val="0"/>
                                                      <w:divBdr>
                                                        <w:top w:val="none" w:sz="0" w:space="0" w:color="auto"/>
                                                        <w:left w:val="none" w:sz="0" w:space="0" w:color="auto"/>
                                                        <w:bottom w:val="none" w:sz="0" w:space="0" w:color="auto"/>
                                                        <w:right w:val="none" w:sz="0" w:space="0" w:color="auto"/>
                                                      </w:divBdr>
                                                      <w:divsChild>
                                                        <w:div w:id="674959378">
                                                          <w:marLeft w:val="0"/>
                                                          <w:marRight w:val="0"/>
                                                          <w:marTop w:val="0"/>
                                                          <w:marBottom w:val="0"/>
                                                          <w:divBdr>
                                                            <w:top w:val="none" w:sz="0" w:space="0" w:color="auto"/>
                                                            <w:left w:val="none" w:sz="0" w:space="0" w:color="auto"/>
                                                            <w:bottom w:val="none" w:sz="0" w:space="0" w:color="auto"/>
                                                            <w:right w:val="none" w:sz="0" w:space="0" w:color="auto"/>
                                                          </w:divBdr>
                                                          <w:divsChild>
                                                            <w:div w:id="1530292649">
                                                              <w:marLeft w:val="0"/>
                                                              <w:marRight w:val="0"/>
                                                              <w:marTop w:val="0"/>
                                                              <w:marBottom w:val="0"/>
                                                              <w:divBdr>
                                                                <w:top w:val="none" w:sz="0" w:space="0" w:color="auto"/>
                                                                <w:left w:val="none" w:sz="0" w:space="0" w:color="auto"/>
                                                                <w:bottom w:val="none" w:sz="0" w:space="0" w:color="auto"/>
                                                                <w:right w:val="none" w:sz="0" w:space="0" w:color="auto"/>
                                                              </w:divBdr>
                                                              <w:divsChild>
                                                                <w:div w:id="2069456101">
                                                                  <w:marLeft w:val="0"/>
                                                                  <w:marRight w:val="0"/>
                                                                  <w:marTop w:val="0"/>
                                                                  <w:marBottom w:val="0"/>
                                                                  <w:divBdr>
                                                                    <w:top w:val="none" w:sz="0" w:space="0" w:color="auto"/>
                                                                    <w:left w:val="none" w:sz="0" w:space="0" w:color="auto"/>
                                                                    <w:bottom w:val="none" w:sz="0" w:space="0" w:color="auto"/>
                                                                    <w:right w:val="none" w:sz="0" w:space="0" w:color="auto"/>
                                                                  </w:divBdr>
                                                                  <w:divsChild>
                                                                    <w:div w:id="97545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55237198">
      <w:bodyDiv w:val="1"/>
      <w:marLeft w:val="0"/>
      <w:marRight w:val="0"/>
      <w:marTop w:val="0"/>
      <w:marBottom w:val="0"/>
      <w:divBdr>
        <w:top w:val="none" w:sz="0" w:space="0" w:color="auto"/>
        <w:left w:val="none" w:sz="0" w:space="0" w:color="auto"/>
        <w:bottom w:val="none" w:sz="0" w:space="0" w:color="auto"/>
        <w:right w:val="none" w:sz="0" w:space="0" w:color="auto"/>
      </w:divBdr>
      <w:divsChild>
        <w:div w:id="118958751">
          <w:marLeft w:val="0"/>
          <w:marRight w:val="0"/>
          <w:marTop w:val="0"/>
          <w:marBottom w:val="0"/>
          <w:divBdr>
            <w:top w:val="none" w:sz="0" w:space="0" w:color="auto"/>
            <w:left w:val="none" w:sz="0" w:space="0" w:color="auto"/>
            <w:bottom w:val="none" w:sz="0" w:space="0" w:color="auto"/>
            <w:right w:val="none" w:sz="0" w:space="0" w:color="auto"/>
          </w:divBdr>
        </w:div>
        <w:div w:id="294216567">
          <w:marLeft w:val="0"/>
          <w:marRight w:val="0"/>
          <w:marTop w:val="0"/>
          <w:marBottom w:val="0"/>
          <w:divBdr>
            <w:top w:val="none" w:sz="0" w:space="0" w:color="auto"/>
            <w:left w:val="none" w:sz="0" w:space="0" w:color="auto"/>
            <w:bottom w:val="none" w:sz="0" w:space="0" w:color="auto"/>
            <w:right w:val="none" w:sz="0" w:space="0" w:color="auto"/>
          </w:divBdr>
        </w:div>
        <w:div w:id="772825188">
          <w:marLeft w:val="0"/>
          <w:marRight w:val="0"/>
          <w:marTop w:val="0"/>
          <w:marBottom w:val="0"/>
          <w:divBdr>
            <w:top w:val="none" w:sz="0" w:space="0" w:color="auto"/>
            <w:left w:val="none" w:sz="0" w:space="0" w:color="auto"/>
            <w:bottom w:val="none" w:sz="0" w:space="0" w:color="auto"/>
            <w:right w:val="none" w:sz="0" w:space="0" w:color="auto"/>
          </w:divBdr>
        </w:div>
        <w:div w:id="1951475059">
          <w:marLeft w:val="0"/>
          <w:marRight w:val="0"/>
          <w:marTop w:val="0"/>
          <w:marBottom w:val="0"/>
          <w:divBdr>
            <w:top w:val="none" w:sz="0" w:space="0" w:color="auto"/>
            <w:left w:val="none" w:sz="0" w:space="0" w:color="auto"/>
            <w:bottom w:val="none" w:sz="0" w:space="0" w:color="auto"/>
            <w:right w:val="none" w:sz="0" w:space="0" w:color="auto"/>
          </w:divBdr>
        </w:div>
      </w:divsChild>
    </w:div>
    <w:div w:id="560990950">
      <w:bodyDiv w:val="1"/>
      <w:marLeft w:val="0"/>
      <w:marRight w:val="0"/>
      <w:marTop w:val="0"/>
      <w:marBottom w:val="0"/>
      <w:divBdr>
        <w:top w:val="none" w:sz="0" w:space="0" w:color="auto"/>
        <w:left w:val="none" w:sz="0" w:space="0" w:color="auto"/>
        <w:bottom w:val="none" w:sz="0" w:space="0" w:color="auto"/>
        <w:right w:val="none" w:sz="0" w:space="0" w:color="auto"/>
      </w:divBdr>
    </w:div>
    <w:div w:id="577710285">
      <w:bodyDiv w:val="1"/>
      <w:marLeft w:val="0"/>
      <w:marRight w:val="0"/>
      <w:marTop w:val="0"/>
      <w:marBottom w:val="0"/>
      <w:divBdr>
        <w:top w:val="none" w:sz="0" w:space="0" w:color="auto"/>
        <w:left w:val="none" w:sz="0" w:space="0" w:color="auto"/>
        <w:bottom w:val="none" w:sz="0" w:space="0" w:color="auto"/>
        <w:right w:val="none" w:sz="0" w:space="0" w:color="auto"/>
      </w:divBdr>
    </w:div>
    <w:div w:id="580912347">
      <w:bodyDiv w:val="1"/>
      <w:marLeft w:val="0"/>
      <w:marRight w:val="0"/>
      <w:marTop w:val="0"/>
      <w:marBottom w:val="0"/>
      <w:divBdr>
        <w:top w:val="none" w:sz="0" w:space="0" w:color="auto"/>
        <w:left w:val="none" w:sz="0" w:space="0" w:color="auto"/>
        <w:bottom w:val="none" w:sz="0" w:space="0" w:color="auto"/>
        <w:right w:val="none" w:sz="0" w:space="0" w:color="auto"/>
      </w:divBdr>
    </w:div>
    <w:div w:id="629897507">
      <w:bodyDiv w:val="1"/>
      <w:marLeft w:val="0"/>
      <w:marRight w:val="0"/>
      <w:marTop w:val="0"/>
      <w:marBottom w:val="0"/>
      <w:divBdr>
        <w:top w:val="none" w:sz="0" w:space="0" w:color="auto"/>
        <w:left w:val="none" w:sz="0" w:space="0" w:color="auto"/>
        <w:bottom w:val="none" w:sz="0" w:space="0" w:color="auto"/>
        <w:right w:val="none" w:sz="0" w:space="0" w:color="auto"/>
      </w:divBdr>
    </w:div>
    <w:div w:id="668098030">
      <w:bodyDiv w:val="1"/>
      <w:marLeft w:val="0"/>
      <w:marRight w:val="0"/>
      <w:marTop w:val="0"/>
      <w:marBottom w:val="0"/>
      <w:divBdr>
        <w:top w:val="none" w:sz="0" w:space="0" w:color="auto"/>
        <w:left w:val="none" w:sz="0" w:space="0" w:color="auto"/>
        <w:bottom w:val="none" w:sz="0" w:space="0" w:color="auto"/>
        <w:right w:val="none" w:sz="0" w:space="0" w:color="auto"/>
      </w:divBdr>
    </w:div>
    <w:div w:id="683167152">
      <w:bodyDiv w:val="1"/>
      <w:marLeft w:val="0"/>
      <w:marRight w:val="0"/>
      <w:marTop w:val="0"/>
      <w:marBottom w:val="0"/>
      <w:divBdr>
        <w:top w:val="none" w:sz="0" w:space="0" w:color="auto"/>
        <w:left w:val="none" w:sz="0" w:space="0" w:color="auto"/>
        <w:bottom w:val="none" w:sz="0" w:space="0" w:color="auto"/>
        <w:right w:val="none" w:sz="0" w:space="0" w:color="auto"/>
      </w:divBdr>
    </w:div>
    <w:div w:id="688219676">
      <w:bodyDiv w:val="1"/>
      <w:marLeft w:val="0"/>
      <w:marRight w:val="0"/>
      <w:marTop w:val="0"/>
      <w:marBottom w:val="0"/>
      <w:divBdr>
        <w:top w:val="none" w:sz="0" w:space="0" w:color="auto"/>
        <w:left w:val="none" w:sz="0" w:space="0" w:color="auto"/>
        <w:bottom w:val="none" w:sz="0" w:space="0" w:color="auto"/>
        <w:right w:val="none" w:sz="0" w:space="0" w:color="auto"/>
      </w:divBdr>
    </w:div>
    <w:div w:id="730931960">
      <w:bodyDiv w:val="1"/>
      <w:marLeft w:val="0"/>
      <w:marRight w:val="0"/>
      <w:marTop w:val="0"/>
      <w:marBottom w:val="0"/>
      <w:divBdr>
        <w:top w:val="none" w:sz="0" w:space="0" w:color="auto"/>
        <w:left w:val="none" w:sz="0" w:space="0" w:color="auto"/>
        <w:bottom w:val="none" w:sz="0" w:space="0" w:color="auto"/>
        <w:right w:val="none" w:sz="0" w:space="0" w:color="auto"/>
      </w:divBdr>
    </w:div>
    <w:div w:id="767963794">
      <w:bodyDiv w:val="1"/>
      <w:marLeft w:val="0"/>
      <w:marRight w:val="0"/>
      <w:marTop w:val="0"/>
      <w:marBottom w:val="0"/>
      <w:divBdr>
        <w:top w:val="none" w:sz="0" w:space="0" w:color="auto"/>
        <w:left w:val="none" w:sz="0" w:space="0" w:color="auto"/>
        <w:bottom w:val="none" w:sz="0" w:space="0" w:color="auto"/>
        <w:right w:val="none" w:sz="0" w:space="0" w:color="auto"/>
      </w:divBdr>
    </w:div>
    <w:div w:id="785806289">
      <w:bodyDiv w:val="1"/>
      <w:marLeft w:val="0"/>
      <w:marRight w:val="0"/>
      <w:marTop w:val="0"/>
      <w:marBottom w:val="0"/>
      <w:divBdr>
        <w:top w:val="none" w:sz="0" w:space="0" w:color="auto"/>
        <w:left w:val="none" w:sz="0" w:space="0" w:color="auto"/>
        <w:bottom w:val="none" w:sz="0" w:space="0" w:color="auto"/>
        <w:right w:val="none" w:sz="0" w:space="0" w:color="auto"/>
      </w:divBdr>
    </w:div>
    <w:div w:id="797408273">
      <w:bodyDiv w:val="1"/>
      <w:marLeft w:val="0"/>
      <w:marRight w:val="0"/>
      <w:marTop w:val="0"/>
      <w:marBottom w:val="0"/>
      <w:divBdr>
        <w:top w:val="none" w:sz="0" w:space="0" w:color="auto"/>
        <w:left w:val="none" w:sz="0" w:space="0" w:color="auto"/>
        <w:bottom w:val="none" w:sz="0" w:space="0" w:color="auto"/>
        <w:right w:val="none" w:sz="0" w:space="0" w:color="auto"/>
      </w:divBdr>
    </w:div>
    <w:div w:id="811217494">
      <w:bodyDiv w:val="1"/>
      <w:marLeft w:val="0"/>
      <w:marRight w:val="0"/>
      <w:marTop w:val="0"/>
      <w:marBottom w:val="0"/>
      <w:divBdr>
        <w:top w:val="none" w:sz="0" w:space="0" w:color="auto"/>
        <w:left w:val="none" w:sz="0" w:space="0" w:color="auto"/>
        <w:bottom w:val="none" w:sz="0" w:space="0" w:color="auto"/>
        <w:right w:val="none" w:sz="0" w:space="0" w:color="auto"/>
      </w:divBdr>
    </w:div>
    <w:div w:id="836111457">
      <w:bodyDiv w:val="1"/>
      <w:marLeft w:val="0"/>
      <w:marRight w:val="0"/>
      <w:marTop w:val="0"/>
      <w:marBottom w:val="0"/>
      <w:divBdr>
        <w:top w:val="none" w:sz="0" w:space="0" w:color="auto"/>
        <w:left w:val="none" w:sz="0" w:space="0" w:color="auto"/>
        <w:bottom w:val="none" w:sz="0" w:space="0" w:color="auto"/>
        <w:right w:val="none" w:sz="0" w:space="0" w:color="auto"/>
      </w:divBdr>
    </w:div>
    <w:div w:id="858082949">
      <w:bodyDiv w:val="1"/>
      <w:marLeft w:val="0"/>
      <w:marRight w:val="0"/>
      <w:marTop w:val="0"/>
      <w:marBottom w:val="0"/>
      <w:divBdr>
        <w:top w:val="none" w:sz="0" w:space="0" w:color="auto"/>
        <w:left w:val="none" w:sz="0" w:space="0" w:color="auto"/>
        <w:bottom w:val="none" w:sz="0" w:space="0" w:color="auto"/>
        <w:right w:val="none" w:sz="0" w:space="0" w:color="auto"/>
      </w:divBdr>
    </w:div>
    <w:div w:id="888106071">
      <w:bodyDiv w:val="1"/>
      <w:marLeft w:val="0"/>
      <w:marRight w:val="0"/>
      <w:marTop w:val="0"/>
      <w:marBottom w:val="0"/>
      <w:divBdr>
        <w:top w:val="none" w:sz="0" w:space="0" w:color="auto"/>
        <w:left w:val="none" w:sz="0" w:space="0" w:color="auto"/>
        <w:bottom w:val="none" w:sz="0" w:space="0" w:color="auto"/>
        <w:right w:val="none" w:sz="0" w:space="0" w:color="auto"/>
      </w:divBdr>
    </w:div>
    <w:div w:id="895094394">
      <w:bodyDiv w:val="1"/>
      <w:marLeft w:val="0"/>
      <w:marRight w:val="0"/>
      <w:marTop w:val="0"/>
      <w:marBottom w:val="0"/>
      <w:divBdr>
        <w:top w:val="none" w:sz="0" w:space="0" w:color="auto"/>
        <w:left w:val="none" w:sz="0" w:space="0" w:color="auto"/>
        <w:bottom w:val="none" w:sz="0" w:space="0" w:color="auto"/>
        <w:right w:val="none" w:sz="0" w:space="0" w:color="auto"/>
      </w:divBdr>
    </w:div>
    <w:div w:id="958679068">
      <w:bodyDiv w:val="1"/>
      <w:marLeft w:val="0"/>
      <w:marRight w:val="0"/>
      <w:marTop w:val="0"/>
      <w:marBottom w:val="0"/>
      <w:divBdr>
        <w:top w:val="none" w:sz="0" w:space="0" w:color="auto"/>
        <w:left w:val="none" w:sz="0" w:space="0" w:color="auto"/>
        <w:bottom w:val="none" w:sz="0" w:space="0" w:color="auto"/>
        <w:right w:val="none" w:sz="0" w:space="0" w:color="auto"/>
      </w:divBdr>
    </w:div>
    <w:div w:id="972708331">
      <w:bodyDiv w:val="1"/>
      <w:marLeft w:val="0"/>
      <w:marRight w:val="0"/>
      <w:marTop w:val="0"/>
      <w:marBottom w:val="0"/>
      <w:divBdr>
        <w:top w:val="none" w:sz="0" w:space="0" w:color="auto"/>
        <w:left w:val="none" w:sz="0" w:space="0" w:color="auto"/>
        <w:bottom w:val="none" w:sz="0" w:space="0" w:color="auto"/>
        <w:right w:val="none" w:sz="0" w:space="0" w:color="auto"/>
      </w:divBdr>
    </w:div>
    <w:div w:id="1005786843">
      <w:bodyDiv w:val="1"/>
      <w:marLeft w:val="0"/>
      <w:marRight w:val="0"/>
      <w:marTop w:val="0"/>
      <w:marBottom w:val="0"/>
      <w:divBdr>
        <w:top w:val="none" w:sz="0" w:space="0" w:color="auto"/>
        <w:left w:val="none" w:sz="0" w:space="0" w:color="auto"/>
        <w:bottom w:val="none" w:sz="0" w:space="0" w:color="auto"/>
        <w:right w:val="none" w:sz="0" w:space="0" w:color="auto"/>
      </w:divBdr>
      <w:divsChild>
        <w:div w:id="1725251483">
          <w:marLeft w:val="0"/>
          <w:marRight w:val="0"/>
          <w:marTop w:val="0"/>
          <w:marBottom w:val="0"/>
          <w:divBdr>
            <w:top w:val="none" w:sz="0" w:space="0" w:color="auto"/>
            <w:left w:val="none" w:sz="0" w:space="0" w:color="auto"/>
            <w:bottom w:val="none" w:sz="0" w:space="0" w:color="auto"/>
            <w:right w:val="none" w:sz="0" w:space="0" w:color="auto"/>
          </w:divBdr>
          <w:divsChild>
            <w:div w:id="2131514079">
              <w:marLeft w:val="0"/>
              <w:marRight w:val="0"/>
              <w:marTop w:val="0"/>
              <w:marBottom w:val="0"/>
              <w:divBdr>
                <w:top w:val="none" w:sz="0" w:space="0" w:color="auto"/>
                <w:left w:val="none" w:sz="0" w:space="0" w:color="auto"/>
                <w:bottom w:val="none" w:sz="0" w:space="0" w:color="auto"/>
                <w:right w:val="none" w:sz="0" w:space="0" w:color="auto"/>
              </w:divBdr>
              <w:divsChild>
                <w:div w:id="429858584">
                  <w:marLeft w:val="0"/>
                  <w:marRight w:val="0"/>
                  <w:marTop w:val="0"/>
                  <w:marBottom w:val="0"/>
                  <w:divBdr>
                    <w:top w:val="none" w:sz="0" w:space="0" w:color="auto"/>
                    <w:left w:val="none" w:sz="0" w:space="0" w:color="auto"/>
                    <w:bottom w:val="none" w:sz="0" w:space="0" w:color="auto"/>
                    <w:right w:val="none" w:sz="0" w:space="0" w:color="auto"/>
                  </w:divBdr>
                  <w:divsChild>
                    <w:div w:id="1918006674">
                      <w:marLeft w:val="0"/>
                      <w:marRight w:val="0"/>
                      <w:marTop w:val="0"/>
                      <w:marBottom w:val="0"/>
                      <w:divBdr>
                        <w:top w:val="none" w:sz="0" w:space="0" w:color="auto"/>
                        <w:left w:val="none" w:sz="0" w:space="0" w:color="auto"/>
                        <w:bottom w:val="none" w:sz="0" w:space="0" w:color="auto"/>
                        <w:right w:val="none" w:sz="0" w:space="0" w:color="auto"/>
                      </w:divBdr>
                      <w:divsChild>
                        <w:div w:id="632756302">
                          <w:marLeft w:val="0"/>
                          <w:marRight w:val="0"/>
                          <w:marTop w:val="0"/>
                          <w:marBottom w:val="0"/>
                          <w:divBdr>
                            <w:top w:val="none" w:sz="0" w:space="0" w:color="auto"/>
                            <w:left w:val="none" w:sz="0" w:space="0" w:color="auto"/>
                            <w:bottom w:val="none" w:sz="0" w:space="0" w:color="auto"/>
                            <w:right w:val="none" w:sz="0" w:space="0" w:color="auto"/>
                          </w:divBdr>
                          <w:divsChild>
                            <w:div w:id="1351296507">
                              <w:marLeft w:val="0"/>
                              <w:marRight w:val="0"/>
                              <w:marTop w:val="0"/>
                              <w:marBottom w:val="0"/>
                              <w:divBdr>
                                <w:top w:val="none" w:sz="0" w:space="0" w:color="auto"/>
                                <w:left w:val="none" w:sz="0" w:space="0" w:color="auto"/>
                                <w:bottom w:val="none" w:sz="0" w:space="0" w:color="auto"/>
                                <w:right w:val="none" w:sz="0" w:space="0" w:color="auto"/>
                              </w:divBdr>
                              <w:divsChild>
                                <w:div w:id="1895505197">
                                  <w:marLeft w:val="0"/>
                                  <w:marRight w:val="0"/>
                                  <w:marTop w:val="0"/>
                                  <w:marBottom w:val="0"/>
                                  <w:divBdr>
                                    <w:top w:val="none" w:sz="0" w:space="0" w:color="auto"/>
                                    <w:left w:val="none" w:sz="0" w:space="0" w:color="auto"/>
                                    <w:bottom w:val="none" w:sz="0" w:space="0" w:color="auto"/>
                                    <w:right w:val="none" w:sz="0" w:space="0" w:color="auto"/>
                                  </w:divBdr>
                                  <w:divsChild>
                                    <w:div w:id="858203051">
                                      <w:marLeft w:val="0"/>
                                      <w:marRight w:val="0"/>
                                      <w:marTop w:val="0"/>
                                      <w:marBottom w:val="0"/>
                                      <w:divBdr>
                                        <w:top w:val="none" w:sz="0" w:space="0" w:color="auto"/>
                                        <w:left w:val="none" w:sz="0" w:space="0" w:color="auto"/>
                                        <w:bottom w:val="none" w:sz="0" w:space="0" w:color="auto"/>
                                        <w:right w:val="none" w:sz="0" w:space="0" w:color="auto"/>
                                      </w:divBdr>
                                      <w:divsChild>
                                        <w:div w:id="1700013794">
                                          <w:marLeft w:val="0"/>
                                          <w:marRight w:val="0"/>
                                          <w:marTop w:val="0"/>
                                          <w:marBottom w:val="0"/>
                                          <w:divBdr>
                                            <w:top w:val="none" w:sz="0" w:space="0" w:color="auto"/>
                                            <w:left w:val="none" w:sz="0" w:space="0" w:color="auto"/>
                                            <w:bottom w:val="none" w:sz="0" w:space="0" w:color="auto"/>
                                            <w:right w:val="none" w:sz="0" w:space="0" w:color="auto"/>
                                          </w:divBdr>
                                          <w:divsChild>
                                            <w:div w:id="1664241829">
                                              <w:marLeft w:val="0"/>
                                              <w:marRight w:val="0"/>
                                              <w:marTop w:val="0"/>
                                              <w:marBottom w:val="0"/>
                                              <w:divBdr>
                                                <w:top w:val="none" w:sz="0" w:space="0" w:color="auto"/>
                                                <w:left w:val="none" w:sz="0" w:space="0" w:color="auto"/>
                                                <w:bottom w:val="none" w:sz="0" w:space="0" w:color="auto"/>
                                                <w:right w:val="none" w:sz="0" w:space="0" w:color="auto"/>
                                              </w:divBdr>
                                              <w:divsChild>
                                                <w:div w:id="1315987222">
                                                  <w:marLeft w:val="0"/>
                                                  <w:marRight w:val="0"/>
                                                  <w:marTop w:val="0"/>
                                                  <w:marBottom w:val="0"/>
                                                  <w:divBdr>
                                                    <w:top w:val="none" w:sz="0" w:space="0" w:color="auto"/>
                                                    <w:left w:val="none" w:sz="0" w:space="0" w:color="auto"/>
                                                    <w:bottom w:val="none" w:sz="0" w:space="0" w:color="auto"/>
                                                    <w:right w:val="none" w:sz="0" w:space="0" w:color="auto"/>
                                                  </w:divBdr>
                                                  <w:divsChild>
                                                    <w:div w:id="80495149">
                                                      <w:marLeft w:val="0"/>
                                                      <w:marRight w:val="0"/>
                                                      <w:marTop w:val="0"/>
                                                      <w:marBottom w:val="0"/>
                                                      <w:divBdr>
                                                        <w:top w:val="single" w:sz="6" w:space="0" w:color="ABABAB"/>
                                                        <w:left w:val="single" w:sz="6" w:space="0" w:color="ABABAB"/>
                                                        <w:bottom w:val="none" w:sz="0" w:space="0" w:color="auto"/>
                                                        <w:right w:val="single" w:sz="6" w:space="0" w:color="ABABAB"/>
                                                      </w:divBdr>
                                                      <w:divsChild>
                                                        <w:div w:id="598685279">
                                                          <w:marLeft w:val="0"/>
                                                          <w:marRight w:val="0"/>
                                                          <w:marTop w:val="0"/>
                                                          <w:marBottom w:val="0"/>
                                                          <w:divBdr>
                                                            <w:top w:val="none" w:sz="0" w:space="0" w:color="auto"/>
                                                            <w:left w:val="none" w:sz="0" w:space="0" w:color="auto"/>
                                                            <w:bottom w:val="none" w:sz="0" w:space="0" w:color="auto"/>
                                                            <w:right w:val="none" w:sz="0" w:space="0" w:color="auto"/>
                                                          </w:divBdr>
                                                          <w:divsChild>
                                                            <w:div w:id="1636594053">
                                                              <w:marLeft w:val="0"/>
                                                              <w:marRight w:val="0"/>
                                                              <w:marTop w:val="0"/>
                                                              <w:marBottom w:val="0"/>
                                                              <w:divBdr>
                                                                <w:top w:val="none" w:sz="0" w:space="0" w:color="auto"/>
                                                                <w:left w:val="none" w:sz="0" w:space="0" w:color="auto"/>
                                                                <w:bottom w:val="none" w:sz="0" w:space="0" w:color="auto"/>
                                                                <w:right w:val="none" w:sz="0" w:space="0" w:color="auto"/>
                                                              </w:divBdr>
                                                              <w:divsChild>
                                                                <w:div w:id="1514609788">
                                                                  <w:marLeft w:val="0"/>
                                                                  <w:marRight w:val="0"/>
                                                                  <w:marTop w:val="0"/>
                                                                  <w:marBottom w:val="0"/>
                                                                  <w:divBdr>
                                                                    <w:top w:val="none" w:sz="0" w:space="0" w:color="auto"/>
                                                                    <w:left w:val="none" w:sz="0" w:space="0" w:color="auto"/>
                                                                    <w:bottom w:val="none" w:sz="0" w:space="0" w:color="auto"/>
                                                                    <w:right w:val="none" w:sz="0" w:space="0" w:color="auto"/>
                                                                  </w:divBdr>
                                                                  <w:divsChild>
                                                                    <w:div w:id="527377770">
                                                                      <w:marLeft w:val="0"/>
                                                                      <w:marRight w:val="0"/>
                                                                      <w:marTop w:val="0"/>
                                                                      <w:marBottom w:val="0"/>
                                                                      <w:divBdr>
                                                                        <w:top w:val="none" w:sz="0" w:space="0" w:color="auto"/>
                                                                        <w:left w:val="none" w:sz="0" w:space="0" w:color="auto"/>
                                                                        <w:bottom w:val="none" w:sz="0" w:space="0" w:color="auto"/>
                                                                        <w:right w:val="none" w:sz="0" w:space="0" w:color="auto"/>
                                                                      </w:divBdr>
                                                                      <w:divsChild>
                                                                        <w:div w:id="764763363">
                                                                          <w:marLeft w:val="0"/>
                                                                          <w:marRight w:val="0"/>
                                                                          <w:marTop w:val="0"/>
                                                                          <w:marBottom w:val="0"/>
                                                                          <w:divBdr>
                                                                            <w:top w:val="none" w:sz="0" w:space="0" w:color="auto"/>
                                                                            <w:left w:val="none" w:sz="0" w:space="0" w:color="auto"/>
                                                                            <w:bottom w:val="none" w:sz="0" w:space="0" w:color="auto"/>
                                                                            <w:right w:val="none" w:sz="0" w:space="0" w:color="auto"/>
                                                                          </w:divBdr>
                                                                          <w:divsChild>
                                                                            <w:div w:id="153109713">
                                                                              <w:marLeft w:val="0"/>
                                                                              <w:marRight w:val="0"/>
                                                                              <w:marTop w:val="0"/>
                                                                              <w:marBottom w:val="0"/>
                                                                              <w:divBdr>
                                                                                <w:top w:val="none" w:sz="0" w:space="0" w:color="auto"/>
                                                                                <w:left w:val="none" w:sz="0" w:space="0" w:color="auto"/>
                                                                                <w:bottom w:val="none" w:sz="0" w:space="0" w:color="auto"/>
                                                                                <w:right w:val="none" w:sz="0" w:space="0" w:color="auto"/>
                                                                              </w:divBdr>
                                                                              <w:divsChild>
                                                                                <w:div w:id="6870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6228618">
      <w:bodyDiv w:val="1"/>
      <w:marLeft w:val="0"/>
      <w:marRight w:val="0"/>
      <w:marTop w:val="0"/>
      <w:marBottom w:val="0"/>
      <w:divBdr>
        <w:top w:val="none" w:sz="0" w:space="0" w:color="auto"/>
        <w:left w:val="none" w:sz="0" w:space="0" w:color="auto"/>
        <w:bottom w:val="none" w:sz="0" w:space="0" w:color="auto"/>
        <w:right w:val="none" w:sz="0" w:space="0" w:color="auto"/>
      </w:divBdr>
    </w:div>
    <w:div w:id="1033926399">
      <w:bodyDiv w:val="1"/>
      <w:marLeft w:val="0"/>
      <w:marRight w:val="0"/>
      <w:marTop w:val="0"/>
      <w:marBottom w:val="0"/>
      <w:divBdr>
        <w:top w:val="none" w:sz="0" w:space="0" w:color="auto"/>
        <w:left w:val="none" w:sz="0" w:space="0" w:color="auto"/>
        <w:bottom w:val="none" w:sz="0" w:space="0" w:color="auto"/>
        <w:right w:val="none" w:sz="0" w:space="0" w:color="auto"/>
      </w:divBdr>
    </w:div>
    <w:div w:id="1066685986">
      <w:bodyDiv w:val="1"/>
      <w:marLeft w:val="0"/>
      <w:marRight w:val="0"/>
      <w:marTop w:val="0"/>
      <w:marBottom w:val="0"/>
      <w:divBdr>
        <w:top w:val="none" w:sz="0" w:space="0" w:color="auto"/>
        <w:left w:val="none" w:sz="0" w:space="0" w:color="auto"/>
        <w:bottom w:val="none" w:sz="0" w:space="0" w:color="auto"/>
        <w:right w:val="none" w:sz="0" w:space="0" w:color="auto"/>
      </w:divBdr>
    </w:div>
    <w:div w:id="1103301408">
      <w:bodyDiv w:val="1"/>
      <w:marLeft w:val="0"/>
      <w:marRight w:val="0"/>
      <w:marTop w:val="0"/>
      <w:marBottom w:val="0"/>
      <w:divBdr>
        <w:top w:val="none" w:sz="0" w:space="0" w:color="auto"/>
        <w:left w:val="none" w:sz="0" w:space="0" w:color="auto"/>
        <w:bottom w:val="none" w:sz="0" w:space="0" w:color="auto"/>
        <w:right w:val="none" w:sz="0" w:space="0" w:color="auto"/>
      </w:divBdr>
    </w:div>
    <w:div w:id="1121340402">
      <w:bodyDiv w:val="1"/>
      <w:marLeft w:val="0"/>
      <w:marRight w:val="0"/>
      <w:marTop w:val="0"/>
      <w:marBottom w:val="0"/>
      <w:divBdr>
        <w:top w:val="none" w:sz="0" w:space="0" w:color="auto"/>
        <w:left w:val="none" w:sz="0" w:space="0" w:color="auto"/>
        <w:bottom w:val="none" w:sz="0" w:space="0" w:color="auto"/>
        <w:right w:val="none" w:sz="0" w:space="0" w:color="auto"/>
      </w:divBdr>
    </w:div>
    <w:div w:id="1150438753">
      <w:bodyDiv w:val="1"/>
      <w:marLeft w:val="0"/>
      <w:marRight w:val="0"/>
      <w:marTop w:val="0"/>
      <w:marBottom w:val="0"/>
      <w:divBdr>
        <w:top w:val="none" w:sz="0" w:space="0" w:color="auto"/>
        <w:left w:val="none" w:sz="0" w:space="0" w:color="auto"/>
        <w:bottom w:val="none" w:sz="0" w:space="0" w:color="auto"/>
        <w:right w:val="none" w:sz="0" w:space="0" w:color="auto"/>
      </w:divBdr>
    </w:div>
    <w:div w:id="1158114238">
      <w:bodyDiv w:val="1"/>
      <w:marLeft w:val="0"/>
      <w:marRight w:val="0"/>
      <w:marTop w:val="0"/>
      <w:marBottom w:val="0"/>
      <w:divBdr>
        <w:top w:val="none" w:sz="0" w:space="0" w:color="auto"/>
        <w:left w:val="none" w:sz="0" w:space="0" w:color="auto"/>
        <w:bottom w:val="none" w:sz="0" w:space="0" w:color="auto"/>
        <w:right w:val="none" w:sz="0" w:space="0" w:color="auto"/>
      </w:divBdr>
    </w:div>
    <w:div w:id="1194418868">
      <w:bodyDiv w:val="1"/>
      <w:marLeft w:val="0"/>
      <w:marRight w:val="0"/>
      <w:marTop w:val="0"/>
      <w:marBottom w:val="0"/>
      <w:divBdr>
        <w:top w:val="none" w:sz="0" w:space="0" w:color="auto"/>
        <w:left w:val="none" w:sz="0" w:space="0" w:color="auto"/>
        <w:bottom w:val="none" w:sz="0" w:space="0" w:color="auto"/>
        <w:right w:val="none" w:sz="0" w:space="0" w:color="auto"/>
      </w:divBdr>
    </w:div>
    <w:div w:id="1196580161">
      <w:bodyDiv w:val="1"/>
      <w:marLeft w:val="0"/>
      <w:marRight w:val="0"/>
      <w:marTop w:val="0"/>
      <w:marBottom w:val="0"/>
      <w:divBdr>
        <w:top w:val="none" w:sz="0" w:space="0" w:color="auto"/>
        <w:left w:val="none" w:sz="0" w:space="0" w:color="auto"/>
        <w:bottom w:val="none" w:sz="0" w:space="0" w:color="auto"/>
        <w:right w:val="none" w:sz="0" w:space="0" w:color="auto"/>
      </w:divBdr>
    </w:div>
    <w:div w:id="1216115012">
      <w:bodyDiv w:val="1"/>
      <w:marLeft w:val="0"/>
      <w:marRight w:val="0"/>
      <w:marTop w:val="0"/>
      <w:marBottom w:val="0"/>
      <w:divBdr>
        <w:top w:val="none" w:sz="0" w:space="0" w:color="auto"/>
        <w:left w:val="none" w:sz="0" w:space="0" w:color="auto"/>
        <w:bottom w:val="none" w:sz="0" w:space="0" w:color="auto"/>
        <w:right w:val="none" w:sz="0" w:space="0" w:color="auto"/>
      </w:divBdr>
    </w:div>
    <w:div w:id="1243298581">
      <w:bodyDiv w:val="1"/>
      <w:marLeft w:val="0"/>
      <w:marRight w:val="0"/>
      <w:marTop w:val="0"/>
      <w:marBottom w:val="0"/>
      <w:divBdr>
        <w:top w:val="none" w:sz="0" w:space="0" w:color="auto"/>
        <w:left w:val="none" w:sz="0" w:space="0" w:color="auto"/>
        <w:bottom w:val="none" w:sz="0" w:space="0" w:color="auto"/>
        <w:right w:val="none" w:sz="0" w:space="0" w:color="auto"/>
      </w:divBdr>
    </w:div>
    <w:div w:id="1255356588">
      <w:bodyDiv w:val="1"/>
      <w:marLeft w:val="0"/>
      <w:marRight w:val="0"/>
      <w:marTop w:val="0"/>
      <w:marBottom w:val="0"/>
      <w:divBdr>
        <w:top w:val="none" w:sz="0" w:space="0" w:color="auto"/>
        <w:left w:val="none" w:sz="0" w:space="0" w:color="auto"/>
        <w:bottom w:val="none" w:sz="0" w:space="0" w:color="auto"/>
        <w:right w:val="none" w:sz="0" w:space="0" w:color="auto"/>
      </w:divBdr>
    </w:div>
    <w:div w:id="1275946374">
      <w:bodyDiv w:val="1"/>
      <w:marLeft w:val="0"/>
      <w:marRight w:val="0"/>
      <w:marTop w:val="0"/>
      <w:marBottom w:val="0"/>
      <w:divBdr>
        <w:top w:val="none" w:sz="0" w:space="0" w:color="auto"/>
        <w:left w:val="none" w:sz="0" w:space="0" w:color="auto"/>
        <w:bottom w:val="none" w:sz="0" w:space="0" w:color="auto"/>
        <w:right w:val="none" w:sz="0" w:space="0" w:color="auto"/>
      </w:divBdr>
    </w:div>
    <w:div w:id="1282765495">
      <w:bodyDiv w:val="1"/>
      <w:marLeft w:val="0"/>
      <w:marRight w:val="0"/>
      <w:marTop w:val="0"/>
      <w:marBottom w:val="0"/>
      <w:divBdr>
        <w:top w:val="none" w:sz="0" w:space="0" w:color="auto"/>
        <w:left w:val="none" w:sz="0" w:space="0" w:color="auto"/>
        <w:bottom w:val="none" w:sz="0" w:space="0" w:color="auto"/>
        <w:right w:val="none" w:sz="0" w:space="0" w:color="auto"/>
      </w:divBdr>
    </w:div>
    <w:div w:id="1302154795">
      <w:bodyDiv w:val="1"/>
      <w:marLeft w:val="0"/>
      <w:marRight w:val="0"/>
      <w:marTop w:val="0"/>
      <w:marBottom w:val="0"/>
      <w:divBdr>
        <w:top w:val="none" w:sz="0" w:space="0" w:color="auto"/>
        <w:left w:val="none" w:sz="0" w:space="0" w:color="auto"/>
        <w:bottom w:val="none" w:sz="0" w:space="0" w:color="auto"/>
        <w:right w:val="none" w:sz="0" w:space="0" w:color="auto"/>
      </w:divBdr>
    </w:div>
    <w:div w:id="1318343058">
      <w:bodyDiv w:val="1"/>
      <w:marLeft w:val="0"/>
      <w:marRight w:val="0"/>
      <w:marTop w:val="0"/>
      <w:marBottom w:val="0"/>
      <w:divBdr>
        <w:top w:val="none" w:sz="0" w:space="0" w:color="auto"/>
        <w:left w:val="none" w:sz="0" w:space="0" w:color="auto"/>
        <w:bottom w:val="none" w:sz="0" w:space="0" w:color="auto"/>
        <w:right w:val="none" w:sz="0" w:space="0" w:color="auto"/>
      </w:divBdr>
    </w:div>
    <w:div w:id="1348101239">
      <w:bodyDiv w:val="1"/>
      <w:marLeft w:val="0"/>
      <w:marRight w:val="0"/>
      <w:marTop w:val="0"/>
      <w:marBottom w:val="0"/>
      <w:divBdr>
        <w:top w:val="none" w:sz="0" w:space="0" w:color="auto"/>
        <w:left w:val="none" w:sz="0" w:space="0" w:color="auto"/>
        <w:bottom w:val="none" w:sz="0" w:space="0" w:color="auto"/>
        <w:right w:val="none" w:sz="0" w:space="0" w:color="auto"/>
      </w:divBdr>
    </w:div>
    <w:div w:id="1400443092">
      <w:bodyDiv w:val="1"/>
      <w:marLeft w:val="0"/>
      <w:marRight w:val="0"/>
      <w:marTop w:val="0"/>
      <w:marBottom w:val="0"/>
      <w:divBdr>
        <w:top w:val="none" w:sz="0" w:space="0" w:color="auto"/>
        <w:left w:val="none" w:sz="0" w:space="0" w:color="auto"/>
        <w:bottom w:val="none" w:sz="0" w:space="0" w:color="auto"/>
        <w:right w:val="none" w:sz="0" w:space="0" w:color="auto"/>
      </w:divBdr>
    </w:div>
    <w:div w:id="1403794192">
      <w:bodyDiv w:val="1"/>
      <w:marLeft w:val="0"/>
      <w:marRight w:val="0"/>
      <w:marTop w:val="0"/>
      <w:marBottom w:val="0"/>
      <w:divBdr>
        <w:top w:val="none" w:sz="0" w:space="0" w:color="auto"/>
        <w:left w:val="none" w:sz="0" w:space="0" w:color="auto"/>
        <w:bottom w:val="none" w:sz="0" w:space="0" w:color="auto"/>
        <w:right w:val="none" w:sz="0" w:space="0" w:color="auto"/>
      </w:divBdr>
    </w:div>
    <w:div w:id="1426917992">
      <w:bodyDiv w:val="1"/>
      <w:marLeft w:val="0"/>
      <w:marRight w:val="0"/>
      <w:marTop w:val="0"/>
      <w:marBottom w:val="0"/>
      <w:divBdr>
        <w:top w:val="none" w:sz="0" w:space="0" w:color="auto"/>
        <w:left w:val="none" w:sz="0" w:space="0" w:color="auto"/>
        <w:bottom w:val="none" w:sz="0" w:space="0" w:color="auto"/>
        <w:right w:val="none" w:sz="0" w:space="0" w:color="auto"/>
      </w:divBdr>
    </w:div>
    <w:div w:id="1430151630">
      <w:bodyDiv w:val="1"/>
      <w:marLeft w:val="0"/>
      <w:marRight w:val="0"/>
      <w:marTop w:val="0"/>
      <w:marBottom w:val="0"/>
      <w:divBdr>
        <w:top w:val="none" w:sz="0" w:space="0" w:color="auto"/>
        <w:left w:val="none" w:sz="0" w:space="0" w:color="auto"/>
        <w:bottom w:val="none" w:sz="0" w:space="0" w:color="auto"/>
        <w:right w:val="none" w:sz="0" w:space="0" w:color="auto"/>
      </w:divBdr>
    </w:div>
    <w:div w:id="1499610836">
      <w:bodyDiv w:val="1"/>
      <w:marLeft w:val="0"/>
      <w:marRight w:val="0"/>
      <w:marTop w:val="0"/>
      <w:marBottom w:val="0"/>
      <w:divBdr>
        <w:top w:val="none" w:sz="0" w:space="0" w:color="auto"/>
        <w:left w:val="none" w:sz="0" w:space="0" w:color="auto"/>
        <w:bottom w:val="none" w:sz="0" w:space="0" w:color="auto"/>
        <w:right w:val="none" w:sz="0" w:space="0" w:color="auto"/>
      </w:divBdr>
    </w:div>
    <w:div w:id="1503427653">
      <w:bodyDiv w:val="1"/>
      <w:marLeft w:val="0"/>
      <w:marRight w:val="0"/>
      <w:marTop w:val="0"/>
      <w:marBottom w:val="0"/>
      <w:divBdr>
        <w:top w:val="none" w:sz="0" w:space="0" w:color="auto"/>
        <w:left w:val="none" w:sz="0" w:space="0" w:color="auto"/>
        <w:bottom w:val="none" w:sz="0" w:space="0" w:color="auto"/>
        <w:right w:val="none" w:sz="0" w:space="0" w:color="auto"/>
      </w:divBdr>
    </w:div>
    <w:div w:id="1521045002">
      <w:bodyDiv w:val="1"/>
      <w:marLeft w:val="0"/>
      <w:marRight w:val="0"/>
      <w:marTop w:val="0"/>
      <w:marBottom w:val="0"/>
      <w:divBdr>
        <w:top w:val="none" w:sz="0" w:space="0" w:color="auto"/>
        <w:left w:val="none" w:sz="0" w:space="0" w:color="auto"/>
        <w:bottom w:val="none" w:sz="0" w:space="0" w:color="auto"/>
        <w:right w:val="none" w:sz="0" w:space="0" w:color="auto"/>
      </w:divBdr>
    </w:div>
    <w:div w:id="1546939856">
      <w:bodyDiv w:val="1"/>
      <w:marLeft w:val="0"/>
      <w:marRight w:val="0"/>
      <w:marTop w:val="0"/>
      <w:marBottom w:val="0"/>
      <w:divBdr>
        <w:top w:val="none" w:sz="0" w:space="0" w:color="auto"/>
        <w:left w:val="none" w:sz="0" w:space="0" w:color="auto"/>
        <w:bottom w:val="none" w:sz="0" w:space="0" w:color="auto"/>
        <w:right w:val="none" w:sz="0" w:space="0" w:color="auto"/>
      </w:divBdr>
    </w:div>
    <w:div w:id="1556769297">
      <w:bodyDiv w:val="1"/>
      <w:marLeft w:val="0"/>
      <w:marRight w:val="0"/>
      <w:marTop w:val="0"/>
      <w:marBottom w:val="0"/>
      <w:divBdr>
        <w:top w:val="none" w:sz="0" w:space="0" w:color="auto"/>
        <w:left w:val="none" w:sz="0" w:space="0" w:color="auto"/>
        <w:bottom w:val="none" w:sz="0" w:space="0" w:color="auto"/>
        <w:right w:val="none" w:sz="0" w:space="0" w:color="auto"/>
      </w:divBdr>
    </w:div>
    <w:div w:id="1556962330">
      <w:bodyDiv w:val="1"/>
      <w:marLeft w:val="0"/>
      <w:marRight w:val="0"/>
      <w:marTop w:val="0"/>
      <w:marBottom w:val="0"/>
      <w:divBdr>
        <w:top w:val="none" w:sz="0" w:space="0" w:color="auto"/>
        <w:left w:val="none" w:sz="0" w:space="0" w:color="auto"/>
        <w:bottom w:val="none" w:sz="0" w:space="0" w:color="auto"/>
        <w:right w:val="none" w:sz="0" w:space="0" w:color="auto"/>
      </w:divBdr>
    </w:div>
    <w:div w:id="1562133111">
      <w:bodyDiv w:val="1"/>
      <w:marLeft w:val="0"/>
      <w:marRight w:val="0"/>
      <w:marTop w:val="0"/>
      <w:marBottom w:val="0"/>
      <w:divBdr>
        <w:top w:val="none" w:sz="0" w:space="0" w:color="auto"/>
        <w:left w:val="none" w:sz="0" w:space="0" w:color="auto"/>
        <w:bottom w:val="none" w:sz="0" w:space="0" w:color="auto"/>
        <w:right w:val="none" w:sz="0" w:space="0" w:color="auto"/>
      </w:divBdr>
    </w:div>
    <w:div w:id="1574581267">
      <w:bodyDiv w:val="1"/>
      <w:marLeft w:val="0"/>
      <w:marRight w:val="0"/>
      <w:marTop w:val="0"/>
      <w:marBottom w:val="0"/>
      <w:divBdr>
        <w:top w:val="none" w:sz="0" w:space="0" w:color="auto"/>
        <w:left w:val="none" w:sz="0" w:space="0" w:color="auto"/>
        <w:bottom w:val="none" w:sz="0" w:space="0" w:color="auto"/>
        <w:right w:val="none" w:sz="0" w:space="0" w:color="auto"/>
      </w:divBdr>
    </w:div>
    <w:div w:id="1602033293">
      <w:bodyDiv w:val="1"/>
      <w:marLeft w:val="0"/>
      <w:marRight w:val="0"/>
      <w:marTop w:val="0"/>
      <w:marBottom w:val="0"/>
      <w:divBdr>
        <w:top w:val="none" w:sz="0" w:space="0" w:color="auto"/>
        <w:left w:val="none" w:sz="0" w:space="0" w:color="auto"/>
        <w:bottom w:val="none" w:sz="0" w:space="0" w:color="auto"/>
        <w:right w:val="none" w:sz="0" w:space="0" w:color="auto"/>
      </w:divBdr>
      <w:divsChild>
        <w:div w:id="1689140951">
          <w:marLeft w:val="0"/>
          <w:marRight w:val="0"/>
          <w:marTop w:val="0"/>
          <w:marBottom w:val="0"/>
          <w:divBdr>
            <w:top w:val="none" w:sz="0" w:space="0" w:color="auto"/>
            <w:left w:val="none" w:sz="0" w:space="0" w:color="auto"/>
            <w:bottom w:val="none" w:sz="0" w:space="0" w:color="auto"/>
            <w:right w:val="none" w:sz="0" w:space="0" w:color="auto"/>
          </w:divBdr>
          <w:divsChild>
            <w:div w:id="1549338167">
              <w:marLeft w:val="0"/>
              <w:marRight w:val="0"/>
              <w:marTop w:val="0"/>
              <w:marBottom w:val="0"/>
              <w:divBdr>
                <w:top w:val="none" w:sz="0" w:space="0" w:color="auto"/>
                <w:left w:val="none" w:sz="0" w:space="0" w:color="auto"/>
                <w:bottom w:val="none" w:sz="0" w:space="0" w:color="auto"/>
                <w:right w:val="none" w:sz="0" w:space="0" w:color="auto"/>
              </w:divBdr>
              <w:divsChild>
                <w:div w:id="884291924">
                  <w:marLeft w:val="0"/>
                  <w:marRight w:val="0"/>
                  <w:marTop w:val="0"/>
                  <w:marBottom w:val="0"/>
                  <w:divBdr>
                    <w:top w:val="none" w:sz="0" w:space="0" w:color="auto"/>
                    <w:left w:val="none" w:sz="0" w:space="0" w:color="auto"/>
                    <w:bottom w:val="none" w:sz="0" w:space="0" w:color="auto"/>
                    <w:right w:val="none" w:sz="0" w:space="0" w:color="auto"/>
                  </w:divBdr>
                  <w:divsChild>
                    <w:div w:id="703334725">
                      <w:marLeft w:val="0"/>
                      <w:marRight w:val="0"/>
                      <w:marTop w:val="0"/>
                      <w:marBottom w:val="0"/>
                      <w:divBdr>
                        <w:top w:val="none" w:sz="0" w:space="0" w:color="auto"/>
                        <w:left w:val="none" w:sz="0" w:space="0" w:color="auto"/>
                        <w:bottom w:val="none" w:sz="0" w:space="0" w:color="auto"/>
                        <w:right w:val="none" w:sz="0" w:space="0" w:color="auto"/>
                      </w:divBdr>
                      <w:divsChild>
                        <w:div w:id="1454254751">
                          <w:marLeft w:val="0"/>
                          <w:marRight w:val="0"/>
                          <w:marTop w:val="0"/>
                          <w:marBottom w:val="0"/>
                          <w:divBdr>
                            <w:top w:val="none" w:sz="0" w:space="0" w:color="auto"/>
                            <w:left w:val="none" w:sz="0" w:space="0" w:color="auto"/>
                            <w:bottom w:val="none" w:sz="0" w:space="0" w:color="auto"/>
                            <w:right w:val="none" w:sz="0" w:space="0" w:color="auto"/>
                          </w:divBdr>
                          <w:divsChild>
                            <w:div w:id="1466242432">
                              <w:marLeft w:val="0"/>
                              <w:marRight w:val="0"/>
                              <w:marTop w:val="0"/>
                              <w:marBottom w:val="0"/>
                              <w:divBdr>
                                <w:top w:val="none" w:sz="0" w:space="0" w:color="auto"/>
                                <w:left w:val="none" w:sz="0" w:space="0" w:color="auto"/>
                                <w:bottom w:val="none" w:sz="0" w:space="0" w:color="auto"/>
                                <w:right w:val="none" w:sz="0" w:space="0" w:color="auto"/>
                              </w:divBdr>
                              <w:divsChild>
                                <w:div w:id="1253509773">
                                  <w:marLeft w:val="0"/>
                                  <w:marRight w:val="0"/>
                                  <w:marTop w:val="0"/>
                                  <w:marBottom w:val="0"/>
                                  <w:divBdr>
                                    <w:top w:val="none" w:sz="0" w:space="0" w:color="auto"/>
                                    <w:left w:val="none" w:sz="0" w:space="0" w:color="auto"/>
                                    <w:bottom w:val="none" w:sz="0" w:space="0" w:color="auto"/>
                                    <w:right w:val="none" w:sz="0" w:space="0" w:color="auto"/>
                                  </w:divBdr>
                                  <w:divsChild>
                                    <w:div w:id="302931219">
                                      <w:marLeft w:val="0"/>
                                      <w:marRight w:val="0"/>
                                      <w:marTop w:val="0"/>
                                      <w:marBottom w:val="0"/>
                                      <w:divBdr>
                                        <w:top w:val="none" w:sz="0" w:space="0" w:color="auto"/>
                                        <w:left w:val="none" w:sz="0" w:space="0" w:color="auto"/>
                                        <w:bottom w:val="none" w:sz="0" w:space="0" w:color="auto"/>
                                        <w:right w:val="none" w:sz="0" w:space="0" w:color="auto"/>
                                      </w:divBdr>
                                      <w:divsChild>
                                        <w:div w:id="347759213">
                                          <w:marLeft w:val="0"/>
                                          <w:marRight w:val="0"/>
                                          <w:marTop w:val="0"/>
                                          <w:marBottom w:val="0"/>
                                          <w:divBdr>
                                            <w:top w:val="none" w:sz="0" w:space="0" w:color="auto"/>
                                            <w:left w:val="none" w:sz="0" w:space="0" w:color="auto"/>
                                            <w:bottom w:val="none" w:sz="0" w:space="0" w:color="auto"/>
                                            <w:right w:val="none" w:sz="0" w:space="0" w:color="auto"/>
                                          </w:divBdr>
                                          <w:divsChild>
                                            <w:div w:id="1462848374">
                                              <w:marLeft w:val="0"/>
                                              <w:marRight w:val="0"/>
                                              <w:marTop w:val="0"/>
                                              <w:marBottom w:val="0"/>
                                              <w:divBdr>
                                                <w:top w:val="none" w:sz="0" w:space="0" w:color="auto"/>
                                                <w:left w:val="none" w:sz="0" w:space="0" w:color="auto"/>
                                                <w:bottom w:val="none" w:sz="0" w:space="0" w:color="auto"/>
                                                <w:right w:val="none" w:sz="0" w:space="0" w:color="auto"/>
                                              </w:divBdr>
                                              <w:divsChild>
                                                <w:div w:id="911889559">
                                                  <w:marLeft w:val="0"/>
                                                  <w:marRight w:val="0"/>
                                                  <w:marTop w:val="0"/>
                                                  <w:marBottom w:val="0"/>
                                                  <w:divBdr>
                                                    <w:top w:val="none" w:sz="0" w:space="0" w:color="auto"/>
                                                    <w:left w:val="none" w:sz="0" w:space="0" w:color="auto"/>
                                                    <w:bottom w:val="none" w:sz="0" w:space="0" w:color="auto"/>
                                                    <w:right w:val="none" w:sz="0" w:space="0" w:color="auto"/>
                                                  </w:divBdr>
                                                  <w:divsChild>
                                                    <w:div w:id="2075422459">
                                                      <w:marLeft w:val="0"/>
                                                      <w:marRight w:val="0"/>
                                                      <w:marTop w:val="0"/>
                                                      <w:marBottom w:val="0"/>
                                                      <w:divBdr>
                                                        <w:top w:val="none" w:sz="0" w:space="0" w:color="auto"/>
                                                        <w:left w:val="none" w:sz="0" w:space="0" w:color="auto"/>
                                                        <w:bottom w:val="none" w:sz="0" w:space="0" w:color="auto"/>
                                                        <w:right w:val="none" w:sz="0" w:space="0" w:color="auto"/>
                                                      </w:divBdr>
                                                      <w:divsChild>
                                                        <w:div w:id="599921445">
                                                          <w:marLeft w:val="0"/>
                                                          <w:marRight w:val="0"/>
                                                          <w:marTop w:val="0"/>
                                                          <w:marBottom w:val="0"/>
                                                          <w:divBdr>
                                                            <w:top w:val="none" w:sz="0" w:space="0" w:color="auto"/>
                                                            <w:left w:val="none" w:sz="0" w:space="0" w:color="auto"/>
                                                            <w:bottom w:val="none" w:sz="0" w:space="0" w:color="auto"/>
                                                            <w:right w:val="none" w:sz="0" w:space="0" w:color="auto"/>
                                                          </w:divBdr>
                                                          <w:divsChild>
                                                            <w:div w:id="1076584956">
                                                              <w:marLeft w:val="0"/>
                                                              <w:marRight w:val="0"/>
                                                              <w:marTop w:val="0"/>
                                                              <w:marBottom w:val="0"/>
                                                              <w:divBdr>
                                                                <w:top w:val="none" w:sz="0" w:space="0" w:color="auto"/>
                                                                <w:left w:val="none" w:sz="0" w:space="0" w:color="auto"/>
                                                                <w:bottom w:val="none" w:sz="0" w:space="0" w:color="auto"/>
                                                                <w:right w:val="none" w:sz="0" w:space="0" w:color="auto"/>
                                                              </w:divBdr>
                                                              <w:divsChild>
                                                                <w:div w:id="352415189">
                                                                  <w:marLeft w:val="0"/>
                                                                  <w:marRight w:val="0"/>
                                                                  <w:marTop w:val="0"/>
                                                                  <w:marBottom w:val="0"/>
                                                                  <w:divBdr>
                                                                    <w:top w:val="none" w:sz="0" w:space="0" w:color="auto"/>
                                                                    <w:left w:val="none" w:sz="0" w:space="0" w:color="auto"/>
                                                                    <w:bottom w:val="none" w:sz="0" w:space="0" w:color="auto"/>
                                                                    <w:right w:val="none" w:sz="0" w:space="0" w:color="auto"/>
                                                                  </w:divBdr>
                                                                  <w:divsChild>
                                                                    <w:div w:id="424689012">
                                                                      <w:marLeft w:val="0"/>
                                                                      <w:marRight w:val="0"/>
                                                                      <w:marTop w:val="0"/>
                                                                      <w:marBottom w:val="0"/>
                                                                      <w:divBdr>
                                                                        <w:top w:val="none" w:sz="0" w:space="0" w:color="auto"/>
                                                                        <w:left w:val="none" w:sz="0" w:space="0" w:color="auto"/>
                                                                        <w:bottom w:val="none" w:sz="0" w:space="0" w:color="auto"/>
                                                                        <w:right w:val="none" w:sz="0" w:space="0" w:color="auto"/>
                                                                      </w:divBdr>
                                                                      <w:divsChild>
                                                                        <w:div w:id="2914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8810311">
      <w:bodyDiv w:val="1"/>
      <w:marLeft w:val="0"/>
      <w:marRight w:val="0"/>
      <w:marTop w:val="0"/>
      <w:marBottom w:val="0"/>
      <w:divBdr>
        <w:top w:val="none" w:sz="0" w:space="0" w:color="auto"/>
        <w:left w:val="none" w:sz="0" w:space="0" w:color="auto"/>
        <w:bottom w:val="none" w:sz="0" w:space="0" w:color="auto"/>
        <w:right w:val="none" w:sz="0" w:space="0" w:color="auto"/>
      </w:divBdr>
    </w:div>
    <w:div w:id="1611281697">
      <w:bodyDiv w:val="1"/>
      <w:marLeft w:val="0"/>
      <w:marRight w:val="0"/>
      <w:marTop w:val="0"/>
      <w:marBottom w:val="0"/>
      <w:divBdr>
        <w:top w:val="none" w:sz="0" w:space="0" w:color="auto"/>
        <w:left w:val="none" w:sz="0" w:space="0" w:color="auto"/>
        <w:bottom w:val="none" w:sz="0" w:space="0" w:color="auto"/>
        <w:right w:val="none" w:sz="0" w:space="0" w:color="auto"/>
      </w:divBdr>
    </w:div>
    <w:div w:id="1651445624">
      <w:bodyDiv w:val="1"/>
      <w:marLeft w:val="0"/>
      <w:marRight w:val="0"/>
      <w:marTop w:val="0"/>
      <w:marBottom w:val="0"/>
      <w:divBdr>
        <w:top w:val="none" w:sz="0" w:space="0" w:color="auto"/>
        <w:left w:val="none" w:sz="0" w:space="0" w:color="auto"/>
        <w:bottom w:val="none" w:sz="0" w:space="0" w:color="auto"/>
        <w:right w:val="none" w:sz="0" w:space="0" w:color="auto"/>
      </w:divBdr>
    </w:div>
    <w:div w:id="1653101014">
      <w:bodyDiv w:val="1"/>
      <w:marLeft w:val="0"/>
      <w:marRight w:val="0"/>
      <w:marTop w:val="0"/>
      <w:marBottom w:val="0"/>
      <w:divBdr>
        <w:top w:val="none" w:sz="0" w:space="0" w:color="auto"/>
        <w:left w:val="none" w:sz="0" w:space="0" w:color="auto"/>
        <w:bottom w:val="none" w:sz="0" w:space="0" w:color="auto"/>
        <w:right w:val="none" w:sz="0" w:space="0" w:color="auto"/>
      </w:divBdr>
    </w:div>
    <w:div w:id="1683438097">
      <w:bodyDiv w:val="1"/>
      <w:marLeft w:val="0"/>
      <w:marRight w:val="0"/>
      <w:marTop w:val="0"/>
      <w:marBottom w:val="0"/>
      <w:divBdr>
        <w:top w:val="none" w:sz="0" w:space="0" w:color="auto"/>
        <w:left w:val="none" w:sz="0" w:space="0" w:color="auto"/>
        <w:bottom w:val="none" w:sz="0" w:space="0" w:color="auto"/>
        <w:right w:val="none" w:sz="0" w:space="0" w:color="auto"/>
      </w:divBdr>
    </w:div>
    <w:div w:id="1709523218">
      <w:bodyDiv w:val="1"/>
      <w:marLeft w:val="0"/>
      <w:marRight w:val="0"/>
      <w:marTop w:val="0"/>
      <w:marBottom w:val="0"/>
      <w:divBdr>
        <w:top w:val="none" w:sz="0" w:space="0" w:color="auto"/>
        <w:left w:val="none" w:sz="0" w:space="0" w:color="auto"/>
        <w:bottom w:val="none" w:sz="0" w:space="0" w:color="auto"/>
        <w:right w:val="none" w:sz="0" w:space="0" w:color="auto"/>
      </w:divBdr>
    </w:div>
    <w:div w:id="1758667102">
      <w:bodyDiv w:val="1"/>
      <w:marLeft w:val="0"/>
      <w:marRight w:val="0"/>
      <w:marTop w:val="0"/>
      <w:marBottom w:val="0"/>
      <w:divBdr>
        <w:top w:val="none" w:sz="0" w:space="0" w:color="auto"/>
        <w:left w:val="none" w:sz="0" w:space="0" w:color="auto"/>
        <w:bottom w:val="none" w:sz="0" w:space="0" w:color="auto"/>
        <w:right w:val="none" w:sz="0" w:space="0" w:color="auto"/>
      </w:divBdr>
    </w:div>
    <w:div w:id="1764060612">
      <w:bodyDiv w:val="1"/>
      <w:marLeft w:val="0"/>
      <w:marRight w:val="0"/>
      <w:marTop w:val="0"/>
      <w:marBottom w:val="0"/>
      <w:divBdr>
        <w:top w:val="none" w:sz="0" w:space="0" w:color="auto"/>
        <w:left w:val="none" w:sz="0" w:space="0" w:color="auto"/>
        <w:bottom w:val="none" w:sz="0" w:space="0" w:color="auto"/>
        <w:right w:val="none" w:sz="0" w:space="0" w:color="auto"/>
      </w:divBdr>
    </w:div>
    <w:div w:id="1764061033">
      <w:bodyDiv w:val="1"/>
      <w:marLeft w:val="0"/>
      <w:marRight w:val="0"/>
      <w:marTop w:val="0"/>
      <w:marBottom w:val="0"/>
      <w:divBdr>
        <w:top w:val="none" w:sz="0" w:space="0" w:color="auto"/>
        <w:left w:val="none" w:sz="0" w:space="0" w:color="auto"/>
        <w:bottom w:val="none" w:sz="0" w:space="0" w:color="auto"/>
        <w:right w:val="none" w:sz="0" w:space="0" w:color="auto"/>
      </w:divBdr>
    </w:div>
    <w:div w:id="1772579585">
      <w:bodyDiv w:val="1"/>
      <w:marLeft w:val="0"/>
      <w:marRight w:val="0"/>
      <w:marTop w:val="0"/>
      <w:marBottom w:val="0"/>
      <w:divBdr>
        <w:top w:val="none" w:sz="0" w:space="0" w:color="auto"/>
        <w:left w:val="none" w:sz="0" w:space="0" w:color="auto"/>
        <w:bottom w:val="none" w:sz="0" w:space="0" w:color="auto"/>
        <w:right w:val="none" w:sz="0" w:space="0" w:color="auto"/>
      </w:divBdr>
    </w:div>
    <w:div w:id="1797407004">
      <w:bodyDiv w:val="1"/>
      <w:marLeft w:val="0"/>
      <w:marRight w:val="0"/>
      <w:marTop w:val="0"/>
      <w:marBottom w:val="0"/>
      <w:divBdr>
        <w:top w:val="none" w:sz="0" w:space="0" w:color="auto"/>
        <w:left w:val="none" w:sz="0" w:space="0" w:color="auto"/>
        <w:bottom w:val="none" w:sz="0" w:space="0" w:color="auto"/>
        <w:right w:val="none" w:sz="0" w:space="0" w:color="auto"/>
      </w:divBdr>
    </w:div>
    <w:div w:id="1865557737">
      <w:bodyDiv w:val="1"/>
      <w:marLeft w:val="0"/>
      <w:marRight w:val="0"/>
      <w:marTop w:val="0"/>
      <w:marBottom w:val="0"/>
      <w:divBdr>
        <w:top w:val="none" w:sz="0" w:space="0" w:color="auto"/>
        <w:left w:val="none" w:sz="0" w:space="0" w:color="auto"/>
        <w:bottom w:val="none" w:sz="0" w:space="0" w:color="auto"/>
        <w:right w:val="none" w:sz="0" w:space="0" w:color="auto"/>
      </w:divBdr>
    </w:div>
    <w:div w:id="1865702158">
      <w:bodyDiv w:val="1"/>
      <w:marLeft w:val="0"/>
      <w:marRight w:val="0"/>
      <w:marTop w:val="0"/>
      <w:marBottom w:val="0"/>
      <w:divBdr>
        <w:top w:val="none" w:sz="0" w:space="0" w:color="auto"/>
        <w:left w:val="none" w:sz="0" w:space="0" w:color="auto"/>
        <w:bottom w:val="none" w:sz="0" w:space="0" w:color="auto"/>
        <w:right w:val="none" w:sz="0" w:space="0" w:color="auto"/>
      </w:divBdr>
    </w:div>
    <w:div w:id="1869416798">
      <w:bodyDiv w:val="1"/>
      <w:marLeft w:val="0"/>
      <w:marRight w:val="0"/>
      <w:marTop w:val="0"/>
      <w:marBottom w:val="0"/>
      <w:divBdr>
        <w:top w:val="none" w:sz="0" w:space="0" w:color="auto"/>
        <w:left w:val="none" w:sz="0" w:space="0" w:color="auto"/>
        <w:bottom w:val="none" w:sz="0" w:space="0" w:color="auto"/>
        <w:right w:val="none" w:sz="0" w:space="0" w:color="auto"/>
      </w:divBdr>
    </w:div>
    <w:div w:id="1883595295">
      <w:bodyDiv w:val="1"/>
      <w:marLeft w:val="0"/>
      <w:marRight w:val="0"/>
      <w:marTop w:val="0"/>
      <w:marBottom w:val="0"/>
      <w:divBdr>
        <w:top w:val="none" w:sz="0" w:space="0" w:color="auto"/>
        <w:left w:val="none" w:sz="0" w:space="0" w:color="auto"/>
        <w:bottom w:val="none" w:sz="0" w:space="0" w:color="auto"/>
        <w:right w:val="none" w:sz="0" w:space="0" w:color="auto"/>
      </w:divBdr>
      <w:divsChild>
        <w:div w:id="238485914">
          <w:marLeft w:val="0"/>
          <w:marRight w:val="0"/>
          <w:marTop w:val="0"/>
          <w:marBottom w:val="0"/>
          <w:divBdr>
            <w:top w:val="none" w:sz="0" w:space="0" w:color="auto"/>
            <w:left w:val="none" w:sz="0" w:space="0" w:color="auto"/>
            <w:bottom w:val="none" w:sz="0" w:space="0" w:color="auto"/>
            <w:right w:val="none" w:sz="0" w:space="0" w:color="auto"/>
          </w:divBdr>
        </w:div>
        <w:div w:id="392896574">
          <w:marLeft w:val="0"/>
          <w:marRight w:val="0"/>
          <w:marTop w:val="0"/>
          <w:marBottom w:val="0"/>
          <w:divBdr>
            <w:top w:val="none" w:sz="0" w:space="0" w:color="auto"/>
            <w:left w:val="none" w:sz="0" w:space="0" w:color="auto"/>
            <w:bottom w:val="none" w:sz="0" w:space="0" w:color="auto"/>
            <w:right w:val="none" w:sz="0" w:space="0" w:color="auto"/>
          </w:divBdr>
        </w:div>
        <w:div w:id="496962691">
          <w:marLeft w:val="0"/>
          <w:marRight w:val="0"/>
          <w:marTop w:val="0"/>
          <w:marBottom w:val="0"/>
          <w:divBdr>
            <w:top w:val="none" w:sz="0" w:space="0" w:color="auto"/>
            <w:left w:val="none" w:sz="0" w:space="0" w:color="auto"/>
            <w:bottom w:val="none" w:sz="0" w:space="0" w:color="auto"/>
            <w:right w:val="none" w:sz="0" w:space="0" w:color="auto"/>
          </w:divBdr>
        </w:div>
        <w:div w:id="2027368921">
          <w:marLeft w:val="0"/>
          <w:marRight w:val="0"/>
          <w:marTop w:val="0"/>
          <w:marBottom w:val="0"/>
          <w:divBdr>
            <w:top w:val="none" w:sz="0" w:space="0" w:color="auto"/>
            <w:left w:val="none" w:sz="0" w:space="0" w:color="auto"/>
            <w:bottom w:val="none" w:sz="0" w:space="0" w:color="auto"/>
            <w:right w:val="none" w:sz="0" w:space="0" w:color="auto"/>
          </w:divBdr>
        </w:div>
      </w:divsChild>
    </w:div>
    <w:div w:id="1922983868">
      <w:bodyDiv w:val="1"/>
      <w:marLeft w:val="0"/>
      <w:marRight w:val="0"/>
      <w:marTop w:val="0"/>
      <w:marBottom w:val="0"/>
      <w:divBdr>
        <w:top w:val="none" w:sz="0" w:space="0" w:color="auto"/>
        <w:left w:val="none" w:sz="0" w:space="0" w:color="auto"/>
        <w:bottom w:val="none" w:sz="0" w:space="0" w:color="auto"/>
        <w:right w:val="none" w:sz="0" w:space="0" w:color="auto"/>
      </w:divBdr>
    </w:div>
    <w:div w:id="1950352878">
      <w:bodyDiv w:val="1"/>
      <w:marLeft w:val="0"/>
      <w:marRight w:val="0"/>
      <w:marTop w:val="0"/>
      <w:marBottom w:val="0"/>
      <w:divBdr>
        <w:top w:val="none" w:sz="0" w:space="0" w:color="auto"/>
        <w:left w:val="none" w:sz="0" w:space="0" w:color="auto"/>
        <w:bottom w:val="none" w:sz="0" w:space="0" w:color="auto"/>
        <w:right w:val="none" w:sz="0" w:space="0" w:color="auto"/>
      </w:divBdr>
    </w:div>
    <w:div w:id="1956865750">
      <w:bodyDiv w:val="1"/>
      <w:marLeft w:val="0"/>
      <w:marRight w:val="0"/>
      <w:marTop w:val="0"/>
      <w:marBottom w:val="0"/>
      <w:divBdr>
        <w:top w:val="none" w:sz="0" w:space="0" w:color="auto"/>
        <w:left w:val="none" w:sz="0" w:space="0" w:color="auto"/>
        <w:bottom w:val="none" w:sz="0" w:space="0" w:color="auto"/>
        <w:right w:val="none" w:sz="0" w:space="0" w:color="auto"/>
      </w:divBdr>
    </w:div>
    <w:div w:id="1983580389">
      <w:bodyDiv w:val="1"/>
      <w:marLeft w:val="0"/>
      <w:marRight w:val="0"/>
      <w:marTop w:val="0"/>
      <w:marBottom w:val="0"/>
      <w:divBdr>
        <w:top w:val="none" w:sz="0" w:space="0" w:color="auto"/>
        <w:left w:val="none" w:sz="0" w:space="0" w:color="auto"/>
        <w:bottom w:val="none" w:sz="0" w:space="0" w:color="auto"/>
        <w:right w:val="none" w:sz="0" w:space="0" w:color="auto"/>
      </w:divBdr>
    </w:div>
    <w:div w:id="1996954776">
      <w:bodyDiv w:val="1"/>
      <w:marLeft w:val="0"/>
      <w:marRight w:val="0"/>
      <w:marTop w:val="0"/>
      <w:marBottom w:val="0"/>
      <w:divBdr>
        <w:top w:val="none" w:sz="0" w:space="0" w:color="auto"/>
        <w:left w:val="none" w:sz="0" w:space="0" w:color="auto"/>
        <w:bottom w:val="none" w:sz="0" w:space="0" w:color="auto"/>
        <w:right w:val="none" w:sz="0" w:space="0" w:color="auto"/>
      </w:divBdr>
    </w:div>
    <w:div w:id="2108961255">
      <w:bodyDiv w:val="1"/>
      <w:marLeft w:val="0"/>
      <w:marRight w:val="0"/>
      <w:marTop w:val="0"/>
      <w:marBottom w:val="0"/>
      <w:divBdr>
        <w:top w:val="none" w:sz="0" w:space="0" w:color="auto"/>
        <w:left w:val="none" w:sz="0" w:space="0" w:color="auto"/>
        <w:bottom w:val="none" w:sz="0" w:space="0" w:color="auto"/>
        <w:right w:val="none" w:sz="0" w:space="0" w:color="auto"/>
      </w:divBdr>
    </w:div>
    <w:div w:id="212804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mailto:RY29137@grupo.ypf.com" TargetMode="External"/><Relationship Id="rId2" Type="http://schemas.openxmlformats.org/officeDocument/2006/relationships/hyperlink" Target="mailto:RY07884@grupo.ypf.com" TargetMode="External"/><Relationship Id="rId1" Type="http://schemas.openxmlformats.org/officeDocument/2006/relationships/hyperlink" Target="mailto:RY29137@grupo.ypf.com" TargetMode="External"/><Relationship Id="rId5" Type="http://schemas.openxmlformats.org/officeDocument/2006/relationships/hyperlink" Target="mailto:RY29137@grupo.ypf.com" TargetMode="External"/><Relationship Id="rId4" Type="http://schemas.openxmlformats.org/officeDocument/2006/relationships/hyperlink" Target="mailto:RY29137@grupo.ypf.co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myoffice.accenture.com/personal/martin_f_tavil_accenture_com/Documents/Raizen-Shell/PROYECTO%20RAIZEN/AAES/Dise&#241;os%20Funcionales/Dise&#241;os%20FUNCIONALES%20todos%20los%20modulos/AGF-CTRL-020-010-ECO.N101-Carga%20MR21%20y%20MR22.DOCX"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myoffice.accenture.com/personal/martin_f_tavil_accenture_com/Documents/Raizen-Shell/PROYECTO%20RAIZEN/AAES/Dise&#241;os%20Funcionales/Dise&#241;os%20FUNCIONALES%20todos%20los%20modulos/AGF-CTRL-020-010-ECO.N101-Carga%20MR21%20y%20MR22.DOCX" TargetMode="Externa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myoffice.accenture.com/personal/martin_f_tavil_accenture_com/Documents/Raizen-Shell/PROYECTO%20RAIZEN/AAES/Dise&#241;os%20Funcionales/Dise&#241;os%20FUNCIONALES%20todos%20los%20modulos/AGF-CTRL-020-010-ECO.N101-Carga%20MR21%20y%20MR22.DOCX" TargetMode="External"/><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eader" Target="header2.xml"/><Relationship Id="rId35" Type="http://schemas.microsoft.com/office/2019/05/relationships/documenttasks" Target="documenttasks/documenttasks1.xml"/><Relationship Id="rId8" Type="http://schemas.openxmlformats.org/officeDocument/2006/relationships/webSettings" Target="webSettings.xml"/></Relationships>
</file>

<file path=word/documenttasks/documenttasks1.xml><?xml version="1.0" encoding="utf-8"?>
<t:Tasks xmlns:t="http://schemas.microsoft.com/office/tasks/2019/documenttasks" xmlns:oel="http://schemas.microsoft.com/office/2019/extlst">
  <t:Task id="{57699797-800B-45B8-A690-54D916D2C994}">
    <t:Anchor>
      <t:Comment id="673861861"/>
    </t:Anchor>
    <t:History>
      <t:Event id="{D6F72280-0416-43DC-B90E-06C1E882270A}" time="2023-06-09T05:21:02.307Z">
        <t:Attribution userId="S::ry29137@grupo.ypf.com::0125d7eb-8297-46cb-babc-7d2c90426b28" userProvider="AD" userName="PAZDERA, ADOLFO NICOLAS"/>
        <t:Anchor>
          <t:Comment id="388083249"/>
        </t:Anchor>
        <t:Create/>
      </t:Event>
      <t:Event id="{95C52430-7A47-4707-B22B-93E755390D90}" time="2023-06-09T05:21:02.307Z">
        <t:Attribution userId="S::ry29137@grupo.ypf.com::0125d7eb-8297-46cb-babc-7d2c90426b28" userProvider="AD" userName="PAZDERA, ADOLFO NICOLAS"/>
        <t:Anchor>
          <t:Comment id="388083249"/>
        </t:Anchor>
        <t:Assign userId="S::SE31114@grupo.ypf.com::b672c28e-8027-4436-bd7f-3bb7413432a0" userProvider="AD" userName="CARVAJAL ROMERO, FRANCISCO PABLO (Servicio Externo en YPF)"/>
      </t:Event>
      <t:Event id="{3B120E82-3A70-4B76-8B0A-067DDB13C64E}" time="2023-06-09T05:21:02.307Z">
        <t:Attribution userId="S::ry29137@grupo.ypf.com::0125d7eb-8297-46cb-babc-7d2c90426b28" userProvider="AD" userName="PAZDERA, ADOLFO NICOLAS"/>
        <t:Anchor>
          <t:Comment id="388083249"/>
        </t:Anchor>
        <t:SetTitle title="@CARVAJAL ROMERO, FRANCISCO PABLO (Servicio Externo en YPF) PVI."/>
      </t:Event>
    </t:History>
  </t:Task>
</t:Task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3adf9b-fb15-4849-8998-e25f885e8997" xsi:nil="true"/>
    <lcf76f155ced4ddcb4097134ff3c332f xmlns="eb3a9a48-ead2-4452-bf18-b4fb0d1d4de5">
      <Terms xmlns="http://schemas.microsoft.com/office/infopath/2007/PartnerControls"/>
    </lcf76f155ced4ddcb4097134ff3c332f>
    <Comentario xmlns="eb3a9a48-ead2-4452-bf18-b4fb0d1d4de5" xsi:nil="true"/>
    <UltimaModificaci_x00f3_n xmlns="eb3a9a48-ead2-4452-bf18-b4fb0d1d4de5">
      <UserInfo>
        <DisplayName/>
        <AccountId xsi:nil="true"/>
        <AccountType/>
      </UserInfo>
    </UltimaModificaci_x00f3_n>
    <ModificadoPor xmlns="eb3a9a48-ead2-4452-bf18-b4fb0d1d4de5">
      <UserInfo>
        <DisplayName/>
        <AccountId xsi:nil="true"/>
        <AccountType/>
      </UserInfo>
    </ModificadoPor>
    <SharedWithUsers xmlns="0e3adf9b-fb15-4849-8998-e25f885e8997">
      <UserInfo>
        <DisplayName>LEAL, CESAR EDUARDO (Servicio Externo en YPF)</DisplayName>
        <AccountId>44</AccountId>
        <AccountType/>
      </UserInfo>
      <UserInfo>
        <DisplayName>CARATTI, MARIANA PAULA (Servicio Externo en YPF)</DisplayName>
        <AccountId>81</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4555EB054B631439494D08828AD32CE" ma:contentTypeVersion="15" ma:contentTypeDescription="Crear nuevo documento." ma:contentTypeScope="" ma:versionID="a98f876f17c673cb24542c3ea534acc1">
  <xsd:schema xmlns:xsd="http://www.w3.org/2001/XMLSchema" xmlns:xs="http://www.w3.org/2001/XMLSchema" xmlns:p="http://schemas.microsoft.com/office/2006/metadata/properties" xmlns:ns2="eb3a9a48-ead2-4452-bf18-b4fb0d1d4de5" xmlns:ns3="0e3adf9b-fb15-4849-8998-e25f885e8997" targetNamespace="http://schemas.microsoft.com/office/2006/metadata/properties" ma:root="true" ma:fieldsID="c8ac7bd9a4562ab39e88dc2622910e49" ns2:_="" ns3:_="">
    <xsd:import namespace="eb3a9a48-ead2-4452-bf18-b4fb0d1d4de5"/>
    <xsd:import namespace="0e3adf9b-fb15-4849-8998-e25f885e899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Comentario" minOccurs="0"/>
                <xsd:element ref="ns2:ModificadoPor" minOccurs="0"/>
                <xsd:element ref="ns2:UltimaModificaci_x00f3_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3a9a48-ead2-4452-bf18-b4fb0d1d4d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0b2a62ba-b3cd-48bc-9bdf-aec0dd6f17e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Comentario" ma:index="20" nillable="true" ma:displayName="Comentario" ma:format="Dropdown" ma:internalName="Comentario">
      <xsd:simpleType>
        <xsd:restriction base="dms:Note">
          <xsd:maxLength value="255"/>
        </xsd:restriction>
      </xsd:simpleType>
    </xsd:element>
    <xsd:element name="ModificadoPor" ma:index="21" nillable="true" ma:displayName="Modificado Por" ma:format="Dropdown" ma:list="UserInfo" ma:SharePointGroup="0" ma:internalName="ModificadoPo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ltimaModificaci_x00f3_n" ma:index="22" nillable="true" ma:displayName="Ultima Modificación" ma:format="Dropdown" ma:list="UserInfo" ma:SharePointGroup="0" ma:internalName="UltimaModificaci_x00f3_n">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3adf9b-fb15-4849-8998-e25f885e899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40538b12-167c-4a88-9a68-80fc28dc2419}" ma:internalName="TaxCatchAll" ma:showField="CatchAllData" ma:web="0e3adf9b-fb15-4849-8998-e25f885e8997">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D13504-B807-4968-8BA0-FFA9077B267F}">
  <ds:schemaRefs>
    <ds:schemaRef ds:uri="http://schemas.microsoft.com/office/2006/metadata/properties"/>
    <ds:schemaRef ds:uri="http://schemas.microsoft.com/office/infopath/2007/PartnerControls"/>
    <ds:schemaRef ds:uri="0e3adf9b-fb15-4849-8998-e25f885e8997"/>
    <ds:schemaRef ds:uri="eb3a9a48-ead2-4452-bf18-b4fb0d1d4de5"/>
  </ds:schemaRefs>
</ds:datastoreItem>
</file>

<file path=customXml/itemProps2.xml><?xml version="1.0" encoding="utf-8"?>
<ds:datastoreItem xmlns:ds="http://schemas.openxmlformats.org/officeDocument/2006/customXml" ds:itemID="{EFC29E47-3AC8-4BFC-A2E1-5104E4178A60}">
  <ds:schemaRefs>
    <ds:schemaRef ds:uri="http://schemas.openxmlformats.org/officeDocument/2006/bibliography"/>
  </ds:schemaRefs>
</ds:datastoreItem>
</file>

<file path=customXml/itemProps3.xml><?xml version="1.0" encoding="utf-8"?>
<ds:datastoreItem xmlns:ds="http://schemas.openxmlformats.org/officeDocument/2006/customXml" ds:itemID="{39F092D4-9D5D-478B-A60E-2913EE27EEBB}">
  <ds:schemaRefs>
    <ds:schemaRef ds:uri="http://schemas.microsoft.com/sharepoint/v3/contenttype/forms"/>
  </ds:schemaRefs>
</ds:datastoreItem>
</file>

<file path=customXml/itemProps4.xml><?xml version="1.0" encoding="utf-8"?>
<ds:datastoreItem xmlns:ds="http://schemas.openxmlformats.org/officeDocument/2006/customXml" ds:itemID="{63DA7771-AE8A-4BEB-89A5-7B1286EE44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3a9a48-ead2-4452-bf18-b4fb0d1d4de5"/>
    <ds:schemaRef ds:uri="0e3adf9b-fb15-4849-8998-e25f885e8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3105</Words>
  <Characters>17078</Characters>
  <Application>Microsoft Office Word</Application>
  <DocSecurity>0</DocSecurity>
  <Lines>142</Lines>
  <Paragraphs>40</Paragraphs>
  <ScaleCrop>false</ScaleCrop>
  <Company/>
  <LinksUpToDate>false</LinksUpToDate>
  <CharactersWithSpaces>20143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Clavijo, Lucia</dc:creator>
  <cp:keywords/>
  <dc:description/>
  <cp:lastModifiedBy>RODOLFO MARTIN DI TORO</cp:lastModifiedBy>
  <cp:revision>2</cp:revision>
  <cp:lastPrinted>2019-10-11T04:27:00Z</cp:lastPrinted>
  <dcterms:created xsi:type="dcterms:W3CDTF">2023-10-30T20:00:00Z</dcterms:created>
  <dcterms:modified xsi:type="dcterms:W3CDTF">2023-10-30T20:00:00Z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0x01010084555EB054B631439494D08828AD32CE</vt:lpwstr>
  </property>
  <property fmtid="{D5CDD505-2E9C-101B-9397-08002B2CF9AE}" pid="3" name="MediaServiceImageTags">
    <vt:lpwstr/>
  </property>
  <property fmtid="{D5CDD505-2E9C-101B-9397-08002B2CF9AE}" pid="4" name="MSIP_Label_fb622c24-5861-4880-bcaa-37216e265fb3_Enabled">
    <vt:lpwstr>true</vt:lpwstr>
  </property>
  <property fmtid="{D5CDD505-2E9C-101B-9397-08002B2CF9AE}" pid="5" name="MSIP_Label_fb622c24-5861-4880-bcaa-37216e265fb3_SetDate">
    <vt:lpwstr>2023-05-24T12:49:14Z</vt:lpwstr>
  </property>
  <property fmtid="{D5CDD505-2E9C-101B-9397-08002B2CF9AE}" pid="6" name="MSIP_Label_fb622c24-5861-4880-bcaa-37216e265fb3_Method">
    <vt:lpwstr>Privileged</vt:lpwstr>
  </property>
  <property fmtid="{D5CDD505-2E9C-101B-9397-08002B2CF9AE}" pid="7" name="MSIP_Label_fb622c24-5861-4880-bcaa-37216e265fb3_Name">
    <vt:lpwstr>YPF - Publica</vt:lpwstr>
  </property>
  <property fmtid="{D5CDD505-2E9C-101B-9397-08002B2CF9AE}" pid="8" name="MSIP_Label_fb622c24-5861-4880-bcaa-37216e265fb3_SiteId">
    <vt:lpwstr>038018c3-616c-4b46-ad9b-aa9007f701b5</vt:lpwstr>
  </property>
  <property fmtid="{D5CDD505-2E9C-101B-9397-08002B2CF9AE}" pid="9" name="MSIP_Label_fb622c24-5861-4880-bcaa-37216e265fb3_ActionId">
    <vt:lpwstr>9e3e59d5-ea44-4c18-bd16-a872708a5040</vt:lpwstr>
  </property>
  <property fmtid="{D5CDD505-2E9C-101B-9397-08002B2CF9AE}" pid="10" name="MSIP_Label_fb622c24-5861-4880-bcaa-37216e265fb3_ContentBits">
    <vt:lpwstr>3</vt:lpwstr>
  </property>
</Properties>
</file>